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BCD04">
      <w:pPr>
        <w:jc w:val="center"/>
        <w:rPr>
          <w:del w:id="0" w:author="龙卷风" w:date="2025-01-10T14:33:22Z"/>
          <w:rFonts w:hint="eastAsia" w:ascii="仿宋_GB2312" w:eastAsia="仿宋_GB2312"/>
          <w:sz w:val="32"/>
          <w:szCs w:val="32"/>
        </w:rPr>
      </w:pPr>
    </w:p>
    <w:p w14:paraId="3DD30D59">
      <w:pPr>
        <w:jc w:val="center"/>
        <w:rPr>
          <w:del w:id="1" w:author="龙卷风" w:date="2025-01-10T14:33:22Z"/>
          <w:rFonts w:hint="eastAsia" w:ascii="仿宋_GB2312" w:eastAsia="仿宋_GB2312"/>
          <w:sz w:val="32"/>
          <w:szCs w:val="32"/>
        </w:rPr>
      </w:pPr>
    </w:p>
    <w:p w14:paraId="55AED7B3">
      <w:pPr>
        <w:jc w:val="center"/>
        <w:rPr>
          <w:del w:id="2" w:author="龙卷风" w:date="2025-01-10T14:33:22Z"/>
          <w:rFonts w:hint="eastAsia" w:ascii="仿宋_GB2312" w:eastAsia="仿宋_GB2312"/>
          <w:sz w:val="32"/>
          <w:szCs w:val="32"/>
        </w:rPr>
      </w:pPr>
    </w:p>
    <w:p w14:paraId="71443D62">
      <w:pPr>
        <w:jc w:val="center"/>
        <w:rPr>
          <w:del w:id="3" w:author="龙卷风" w:date="2025-01-10T14:33:22Z"/>
          <w:rFonts w:hint="eastAsia" w:ascii="仿宋_GB2312" w:eastAsia="仿宋_GB2312"/>
          <w:sz w:val="32"/>
          <w:szCs w:val="32"/>
        </w:rPr>
      </w:pPr>
    </w:p>
    <w:p w14:paraId="37CEF19F">
      <w:pPr>
        <w:jc w:val="center"/>
        <w:rPr>
          <w:del w:id="4" w:author="龙卷风" w:date="2025-01-10T14:33:22Z"/>
          <w:rFonts w:hint="eastAsia" w:ascii="仿宋_GB2312" w:eastAsia="仿宋_GB2312"/>
          <w:sz w:val="32"/>
          <w:szCs w:val="32"/>
        </w:rPr>
      </w:pPr>
    </w:p>
    <w:p w14:paraId="77279414">
      <w:pPr>
        <w:spacing w:beforeLines="50"/>
        <w:jc w:val="center"/>
        <w:rPr>
          <w:del w:id="5" w:author="龙卷风" w:date="2025-01-10T14:33:22Z"/>
          <w:rFonts w:hint="eastAsia" w:ascii="仿宋_GB2312" w:eastAsia="仿宋_GB2312"/>
          <w:sz w:val="32"/>
          <w:szCs w:val="32"/>
        </w:rPr>
      </w:pPr>
      <w:del w:id="6" w:author="龙卷风" w:date="2025-01-10T14:33:22Z">
        <w:r>
          <w:rPr>
            <w:rFonts w:hint="eastAsia" w:ascii="仿宋_GB2312" w:eastAsia="仿宋_GB2312"/>
            <w:sz w:val="32"/>
            <w:szCs w:val="32"/>
          </w:rPr>
          <w:delText>中教协</w:delText>
        </w:r>
      </w:del>
      <w:del w:id="7" w:author="龙卷风" w:date="2025-01-10T14:33:22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delText>文</w:delText>
        </w:r>
      </w:del>
      <w:del w:id="8" w:author="龙卷风" w:date="2025-01-10T14:33:22Z">
        <w:r>
          <w:rPr>
            <w:rFonts w:hint="eastAsia" w:ascii="仿宋_GB2312" w:eastAsia="仿宋_GB2312"/>
            <w:sz w:val="32"/>
            <w:szCs w:val="32"/>
          </w:rPr>
          <w:delText>〔202</w:delText>
        </w:r>
      </w:del>
      <w:del w:id="9" w:author="龙卷风" w:date="2025-01-10T14:33:22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delText>4</w:delText>
        </w:r>
      </w:del>
      <w:del w:id="10" w:author="龙卷风" w:date="2025-01-10T14:33:22Z">
        <w:r>
          <w:rPr>
            <w:rFonts w:hint="eastAsia" w:ascii="仿宋_GB2312" w:eastAsia="仿宋_GB2312"/>
            <w:sz w:val="32"/>
            <w:szCs w:val="32"/>
          </w:rPr>
          <w:delText>〕</w:delText>
        </w:r>
      </w:del>
      <w:del w:id="11" w:author="龙卷风" w:date="2025-01-10T14:33:22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delText>31</w:delText>
        </w:r>
      </w:del>
      <w:del w:id="12" w:author="龙卷风" w:date="2025-01-10T14:33:22Z">
        <w:r>
          <w:rPr>
            <w:rFonts w:hint="eastAsia" w:ascii="仿宋_GB2312" w:eastAsia="仿宋_GB2312"/>
            <w:sz w:val="32"/>
            <w:szCs w:val="32"/>
          </w:rPr>
          <w:delText>号</w:delText>
        </w:r>
      </w:del>
    </w:p>
    <w:p w14:paraId="1A01A004">
      <w:pPr>
        <w:jc w:val="center"/>
        <w:rPr>
          <w:del w:id="13" w:author="龙卷风" w:date="2025-01-10T14:33:22Z"/>
          <w:rFonts w:hint="eastAsia" w:ascii="仿宋_GB2312" w:eastAsia="仿宋_GB2312"/>
          <w:sz w:val="30"/>
          <w:szCs w:val="30"/>
        </w:rPr>
      </w:pPr>
    </w:p>
    <w:p w14:paraId="3259D19F">
      <w:pPr>
        <w:jc w:val="center"/>
        <w:rPr>
          <w:del w:id="14" w:author="龙卷风" w:date="2025-01-10T14:33:22Z"/>
          <w:rFonts w:hint="eastAsia" w:ascii="仿宋_GB2312" w:eastAsia="仿宋_GB2312"/>
          <w:sz w:val="30"/>
          <w:szCs w:val="30"/>
        </w:rPr>
      </w:pPr>
    </w:p>
    <w:p w14:paraId="1E8C51F1">
      <w:pPr>
        <w:pStyle w:val="3"/>
        <w:kinsoku/>
        <w:autoSpaceDE/>
        <w:autoSpaceDN/>
        <w:spacing w:line="700" w:lineRule="exact"/>
        <w:jc w:val="center"/>
        <w:outlineLvl w:val="0"/>
        <w:rPr>
          <w:del w:id="15" w:author="龙卷风" w:date="2025-01-10T14:33:22Z"/>
          <w:rFonts w:hint="eastAsia" w:ascii="方正小标宋简体" w:hAnsi="方正小标宋简体" w:eastAsia="方正小标宋简体" w:cs="方正小标宋简体"/>
          <w:spacing w:val="0"/>
          <w:sz w:val="44"/>
          <w:szCs w:val="44"/>
          <w:lang w:eastAsia="zh-CN"/>
        </w:rPr>
      </w:pPr>
      <w:del w:id="16" w:author="龙卷风" w:date="2025-01-10T14:33:22Z">
        <w:r>
          <w:rPr>
            <w:rFonts w:hint="eastAsia" w:ascii="方正小标宋简体" w:hAnsi="方正小标宋简体" w:eastAsia="方正小标宋简体" w:cs="方正小标宋简体"/>
            <w:spacing w:val="0"/>
            <w:sz w:val="44"/>
            <w:szCs w:val="44"/>
            <w:lang w:eastAsia="zh-CN"/>
          </w:rPr>
          <w:delText>关于举办2025年书香校园阅读大会暨</w:delText>
        </w:r>
      </w:del>
    </w:p>
    <w:p w14:paraId="287018F7">
      <w:pPr>
        <w:pStyle w:val="3"/>
        <w:kinsoku/>
        <w:autoSpaceDE/>
        <w:autoSpaceDN/>
        <w:spacing w:line="700" w:lineRule="exact"/>
        <w:jc w:val="center"/>
        <w:outlineLvl w:val="0"/>
        <w:rPr>
          <w:del w:id="17" w:author="龙卷风" w:date="2025-01-10T14:33:22Z"/>
          <w:rFonts w:hint="eastAsia" w:ascii="方正小标宋简体" w:hAnsi="方正小标宋简体" w:eastAsia="方正小标宋简体" w:cs="方正小标宋简体"/>
          <w:spacing w:val="-11"/>
          <w:sz w:val="44"/>
          <w:szCs w:val="44"/>
          <w:lang w:eastAsia="zh-CN"/>
        </w:rPr>
      </w:pPr>
      <w:del w:id="18" w:author="龙卷风" w:date="2025-01-10T14:33:22Z">
        <w:r>
          <w:rPr>
            <w:rFonts w:hint="eastAsia" w:ascii="方正小标宋简体" w:hAnsi="方正小标宋简体" w:eastAsia="方正小标宋简体" w:cs="方正小标宋简体"/>
            <w:spacing w:val="-11"/>
            <w:sz w:val="44"/>
            <w:szCs w:val="44"/>
            <w:lang w:eastAsia="zh-CN"/>
          </w:rPr>
          <w:delText>第四届书香校园阅读教育教学成果交流活动的通知</w:delText>
        </w:r>
      </w:del>
    </w:p>
    <w:p w14:paraId="1BAEE2CB">
      <w:pPr>
        <w:pStyle w:val="3"/>
        <w:kinsoku/>
        <w:autoSpaceDE/>
        <w:autoSpaceDN/>
        <w:spacing w:line="700" w:lineRule="exact"/>
        <w:jc w:val="center"/>
        <w:outlineLvl w:val="0"/>
        <w:rPr>
          <w:del w:id="19" w:author="龙卷风" w:date="2025-01-10T14:33:22Z"/>
          <w:rFonts w:hint="eastAsia" w:ascii="方正小标宋简体" w:hAnsi="方正小标宋简体" w:eastAsia="方正小标宋简体" w:cs="方正小标宋简体"/>
          <w:spacing w:val="8"/>
          <w:sz w:val="44"/>
          <w:szCs w:val="44"/>
          <w:lang w:eastAsia="zh-CN"/>
        </w:rPr>
      </w:pPr>
    </w:p>
    <w:p w14:paraId="6701F2F8">
      <w:pPr>
        <w:pStyle w:val="3"/>
        <w:kinsoku/>
        <w:spacing w:line="560" w:lineRule="exact"/>
        <w:ind w:left="22" w:right="115" w:hanging="2"/>
        <w:rPr>
          <w:del w:id="20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21" w:author="龙卷风" w:date="2025-01-10T14:33:22Z">
        <w:r>
          <w:rPr>
            <w:rFonts w:hint="eastAsia" w:ascii="仿宋_GB2312" w:hAnsi="仿宋_GB2312" w:eastAsia="仿宋_GB2312" w:cs="仿宋_GB2312"/>
            <w:spacing w:val="-6"/>
            <w:sz w:val="32"/>
            <w:szCs w:val="32"/>
            <w:lang w:eastAsia="zh-CN"/>
          </w:rPr>
          <w:delText>各省、</w:delText>
        </w:r>
      </w:del>
      <w:del w:id="22" w:author="龙卷风" w:date="2025-01-10T14:33:22Z">
        <w:r>
          <w:rPr>
            <w:rFonts w:hint="eastAsia" w:ascii="仿宋_GB2312" w:hAnsi="仿宋_GB2312" w:eastAsia="仿宋_GB2312" w:cs="仿宋_GB2312"/>
            <w:spacing w:val="-61"/>
            <w:sz w:val="32"/>
            <w:szCs w:val="32"/>
            <w:lang w:eastAsia="zh-CN"/>
          </w:rPr>
          <w:delText xml:space="preserve"> </w:delText>
        </w:r>
      </w:del>
      <w:del w:id="23" w:author="龙卷风" w:date="2025-01-10T14:33:22Z">
        <w:r>
          <w:rPr>
            <w:rFonts w:hint="eastAsia" w:ascii="仿宋_GB2312" w:hAnsi="仿宋_GB2312" w:eastAsia="仿宋_GB2312" w:cs="仿宋_GB2312"/>
            <w:spacing w:val="-6"/>
            <w:sz w:val="32"/>
            <w:szCs w:val="32"/>
            <w:lang w:eastAsia="zh-CN"/>
          </w:rPr>
          <w:delText>自治区、直辖市、计划单列市及新疆生产建设兵团教育装备行</w:delText>
        </w:r>
      </w:del>
      <w:del w:id="24" w:author="龙卷风" w:date="2025-01-10T14:33:22Z">
        <w:r>
          <w:rPr>
            <w:rFonts w:hint="eastAsia" w:ascii="仿宋_GB2312" w:hAnsi="仿宋_GB2312" w:eastAsia="仿宋_GB2312" w:cs="仿宋_GB2312"/>
            <w:spacing w:val="-8"/>
            <w:sz w:val="32"/>
            <w:szCs w:val="32"/>
            <w:lang w:eastAsia="zh-CN"/>
          </w:rPr>
          <w:delText>业协会、教育技术装备中心(处、办)，各有关单位：</w:delText>
        </w:r>
      </w:del>
    </w:p>
    <w:p w14:paraId="50D30AB4">
      <w:pPr>
        <w:pStyle w:val="3"/>
        <w:kinsoku/>
        <w:autoSpaceDE/>
        <w:autoSpaceDN/>
        <w:spacing w:line="560" w:lineRule="exact"/>
        <w:ind w:firstLine="624" w:firstLineChars="200"/>
        <w:jc w:val="both"/>
        <w:rPr>
          <w:del w:id="25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26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为贯彻党的二十大报告中关于深化全民阅读活动的重要部署，落</w:delText>
        </w:r>
      </w:del>
      <w:del w:id="27" w:author="龙卷风" w:date="2025-01-10T14:33:22Z">
        <w:r>
          <w:rPr>
            <w:rFonts w:hint="eastAsia" w:ascii="仿宋_GB2312" w:hAnsi="仿宋_GB2312" w:eastAsia="仿宋_GB2312" w:cs="仿宋_GB2312"/>
            <w:spacing w:val="-7"/>
            <w:sz w:val="32"/>
            <w:szCs w:val="32"/>
            <w:lang w:eastAsia="zh-CN"/>
          </w:rPr>
          <w:delText>实教育部等八部门《关于印发〈全国青少年学生读书行动实</w:delText>
        </w:r>
      </w:del>
      <w:del w:id="28" w:author="龙卷风" w:date="2025-01-10T14:33:22Z">
        <w:r>
          <w:rPr>
            <w:rFonts w:hint="eastAsia" w:ascii="仿宋_GB2312" w:hAnsi="仿宋_GB2312" w:eastAsia="仿宋_GB2312" w:cs="仿宋_GB2312"/>
            <w:spacing w:val="-8"/>
            <w:sz w:val="32"/>
            <w:szCs w:val="32"/>
            <w:lang w:eastAsia="zh-CN"/>
          </w:rPr>
          <w:delText>施方案〉</w:delText>
        </w:r>
      </w:del>
      <w:del w:id="29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的通知》(教基</w:delText>
        </w:r>
      </w:del>
      <w:del w:id="30" w:author="龙卷风" w:date="2025-01-10T14:33:22Z">
        <w:r>
          <w:rPr>
            <w:rFonts w:hint="eastAsia" w:ascii="仿宋_GB2312" w:hAnsi="仿宋_GB2312" w:eastAsia="仿宋_GB2312" w:cs="仿宋_GB2312"/>
            <w:color w:val="333333"/>
            <w:sz w:val="32"/>
            <w:szCs w:val="32"/>
            <w:shd w:val="clear" w:color="auto" w:fill="FFFFFF"/>
            <w:lang w:eastAsia="zh-CN"/>
          </w:rPr>
          <w:delText>〔</w:delText>
        </w:r>
      </w:del>
      <w:del w:id="31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2023</w:delText>
        </w:r>
      </w:del>
      <w:del w:id="32" w:author="龙卷风" w:date="2025-01-10T14:33:22Z">
        <w:r>
          <w:rPr>
            <w:rFonts w:hint="eastAsia" w:ascii="仿宋_GB2312" w:hAnsi="仿宋_GB2312" w:eastAsia="仿宋_GB2312" w:cs="仿宋_GB2312"/>
            <w:color w:val="333333"/>
            <w:sz w:val="32"/>
            <w:szCs w:val="32"/>
            <w:shd w:val="clear" w:color="auto" w:fill="FFFFFF"/>
            <w:lang w:eastAsia="zh-CN"/>
          </w:rPr>
          <w:delText>〕</w:delText>
        </w:r>
      </w:del>
      <w:del w:id="33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1号)</w:delText>
        </w:r>
      </w:del>
      <w:del w:id="34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val="en-US" w:eastAsia="zh-CN"/>
          </w:rPr>
          <w:delText>等</w:delText>
        </w:r>
      </w:del>
      <w:del w:id="35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文件精神，促进读书行动与教育教学深度融</w:delText>
        </w:r>
      </w:del>
      <w:del w:id="36" w:author="龙卷风" w:date="2025-01-10T14:33:22Z">
        <w:r>
          <w:rPr>
            <w:rFonts w:hint="eastAsia" w:ascii="仿宋_GB2312" w:hAnsi="仿宋_GB2312" w:eastAsia="仿宋_GB2312" w:cs="仿宋_GB2312"/>
            <w:spacing w:val="-5"/>
            <w:sz w:val="32"/>
            <w:szCs w:val="32"/>
            <w:lang w:eastAsia="zh-CN"/>
          </w:rPr>
          <w:delText>合，交流新技术、新方法</w:delText>
        </w:r>
      </w:del>
      <w:del w:id="37" w:author="龙卷风" w:date="2025-01-10T14:33:22Z">
        <w:r>
          <w:rPr>
            <w:rFonts w:hint="eastAsia" w:ascii="仿宋_GB2312" w:hAnsi="仿宋_GB2312" w:eastAsia="仿宋_GB2312" w:cs="仿宋_GB2312"/>
            <w:spacing w:val="-5"/>
            <w:sz w:val="32"/>
            <w:szCs w:val="32"/>
            <w:lang w:val="en-US" w:eastAsia="zh-CN"/>
          </w:rPr>
          <w:delText>和</w:delText>
        </w:r>
      </w:del>
      <w:del w:id="38" w:author="龙卷风" w:date="2025-01-10T14:33:22Z">
        <w:r>
          <w:rPr>
            <w:rFonts w:hint="eastAsia" w:ascii="仿宋_GB2312" w:hAnsi="仿宋_GB2312" w:eastAsia="仿宋_GB2312" w:cs="仿宋_GB2312"/>
            <w:spacing w:val="-5"/>
            <w:sz w:val="32"/>
            <w:szCs w:val="32"/>
            <w:lang w:eastAsia="zh-CN"/>
          </w:rPr>
          <w:delText>新设备在</w:delText>
        </w:r>
      </w:del>
      <w:del w:id="39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书香校园建设</w:delText>
        </w:r>
      </w:del>
      <w:del w:id="40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val="en-US" w:eastAsia="zh-CN"/>
          </w:rPr>
          <w:delText>实践的</w:delText>
        </w:r>
      </w:del>
      <w:del w:id="41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经验，</w:delText>
        </w:r>
      </w:del>
      <w:del w:id="42" w:author="龙卷风" w:date="2025-01-10T14:33:22Z">
        <w:r>
          <w:rPr>
            <w:rFonts w:hint="eastAsia" w:ascii="仿宋_GB2312" w:hAnsi="仿宋_GB2312" w:eastAsia="仿宋_GB2312" w:cs="仿宋_GB2312"/>
            <w:spacing w:val="1"/>
            <w:sz w:val="32"/>
            <w:szCs w:val="32"/>
            <w:lang w:eastAsia="zh-CN"/>
          </w:rPr>
          <w:delText>我协会定于2025年4月在天津第85届中国教育装备展示会期间举办“2025年书香校园阅读大会暨第四</w:delText>
        </w:r>
      </w:del>
      <w:del w:id="43" w:author="龙卷风" w:date="2025-01-10T14:33:22Z">
        <w:r>
          <w:rPr>
            <w:rFonts w:hint="eastAsia" w:ascii="仿宋_GB2312" w:hAnsi="仿宋_GB2312" w:eastAsia="仿宋_GB2312" w:cs="仿宋_GB2312"/>
            <w:spacing w:val="-6"/>
            <w:sz w:val="32"/>
            <w:szCs w:val="32"/>
            <w:lang w:eastAsia="zh-CN"/>
          </w:rPr>
          <w:delText>届书香校园阅读教育教学成果交流活动”。现将有关事项通知如下：</w:delText>
        </w:r>
      </w:del>
    </w:p>
    <w:p w14:paraId="4B4E89D6">
      <w:pPr>
        <w:pStyle w:val="3"/>
        <w:kinsoku/>
        <w:spacing w:line="560" w:lineRule="exact"/>
        <w:ind w:firstLine="624" w:firstLineChars="200"/>
        <w:jc w:val="both"/>
        <w:rPr>
          <w:del w:id="44" w:author="龙卷风" w:date="2025-01-10T14:33:22Z"/>
          <w:rFonts w:hint="eastAsia" w:ascii="黑体" w:hAnsi="黑体" w:eastAsia="黑体" w:cs="黑体"/>
          <w:spacing w:val="-4"/>
          <w:sz w:val="32"/>
          <w:szCs w:val="32"/>
          <w:lang w:eastAsia="zh-CN"/>
        </w:rPr>
      </w:pPr>
      <w:del w:id="45" w:author="龙卷风" w:date="2025-01-10T14:33:22Z">
        <w:r>
          <w:rPr>
            <w:rFonts w:hint="eastAsia" w:ascii="黑体" w:hAnsi="黑体" w:eastAsia="黑体" w:cs="黑体"/>
            <w:spacing w:val="-4"/>
            <w:sz w:val="32"/>
            <w:szCs w:val="32"/>
            <w:lang w:eastAsia="zh-CN"/>
          </w:rPr>
          <w:delText>一、活动主题</w:delText>
        </w:r>
      </w:del>
    </w:p>
    <w:p w14:paraId="5E8BFD8B">
      <w:pPr>
        <w:pStyle w:val="3"/>
        <w:kinsoku/>
        <w:spacing w:line="560" w:lineRule="exact"/>
        <w:ind w:firstLine="624" w:firstLineChars="200"/>
        <w:jc w:val="both"/>
        <w:rPr>
          <w:del w:id="46" w:author="龙卷风" w:date="2025-01-10T14:33:22Z"/>
          <w:rFonts w:hint="eastAsia" w:ascii="仿宋_GB2312" w:hAnsi="仿宋_GB2312" w:eastAsia="仿宋_GB2312" w:cs="仿宋_GB2312"/>
          <w:snapToGrid/>
          <w:color w:val="auto"/>
          <w:sz w:val="32"/>
          <w:szCs w:val="32"/>
          <w:lang w:eastAsia="zh-CN"/>
        </w:rPr>
      </w:pPr>
      <w:del w:id="47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shd w:val="clear" w:color="auto" w:fill="FFFFFF"/>
            <w:lang w:eastAsia="zh-CN"/>
          </w:rPr>
          <w:delText>推进阅读与教育教学深度融合，</w:delText>
        </w:r>
      </w:del>
      <w:del w:id="48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提升阅读育人高质量发展</w:delText>
        </w:r>
      </w:del>
    </w:p>
    <w:p w14:paraId="08E6C584">
      <w:pPr>
        <w:pStyle w:val="3"/>
        <w:kinsoku/>
        <w:spacing w:line="560" w:lineRule="exact"/>
        <w:ind w:firstLine="624" w:firstLineChars="200"/>
        <w:jc w:val="both"/>
        <w:rPr>
          <w:del w:id="49" w:author="龙卷风" w:date="2025-01-10T14:33:22Z"/>
          <w:rFonts w:hint="eastAsia" w:ascii="黑体" w:hAnsi="黑体" w:eastAsia="黑体" w:cs="黑体"/>
          <w:spacing w:val="-4"/>
          <w:sz w:val="32"/>
          <w:szCs w:val="32"/>
          <w:lang w:eastAsia="zh-CN"/>
        </w:rPr>
      </w:pPr>
      <w:del w:id="50" w:author="龙卷风" w:date="2025-01-10T14:33:22Z">
        <w:r>
          <w:rPr>
            <w:rFonts w:hint="eastAsia" w:ascii="黑体" w:hAnsi="黑体" w:eastAsia="黑体" w:cs="黑体"/>
            <w:spacing w:val="-4"/>
            <w:sz w:val="32"/>
            <w:szCs w:val="32"/>
            <w:lang w:eastAsia="zh-CN"/>
          </w:rPr>
          <w:delText>二、组织机构</w:delText>
        </w:r>
      </w:del>
    </w:p>
    <w:p w14:paraId="18341B6B">
      <w:pPr>
        <w:pStyle w:val="3"/>
        <w:kinsoku/>
        <w:spacing w:line="560" w:lineRule="exact"/>
        <w:ind w:firstLine="624" w:firstLineChars="200"/>
        <w:jc w:val="both"/>
        <w:rPr>
          <w:del w:id="51" w:author="龙卷风" w:date="2025-01-10T14:33:22Z"/>
          <w:rFonts w:hint="eastAsia" w:ascii="仿宋_GB2312" w:hAnsi="仿宋_GB2312" w:eastAsia="仿宋_GB2312" w:cs="仿宋_GB2312"/>
          <w:spacing w:val="-4"/>
          <w:sz w:val="32"/>
          <w:szCs w:val="32"/>
          <w:lang w:eastAsia="zh-CN"/>
        </w:rPr>
      </w:pPr>
      <w:del w:id="52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 xml:space="preserve">主办单位：中国教育装备行业协会 </w:delText>
        </w:r>
      </w:del>
    </w:p>
    <w:p w14:paraId="03F12795">
      <w:pPr>
        <w:pStyle w:val="3"/>
        <w:kinsoku/>
        <w:spacing w:line="560" w:lineRule="exact"/>
        <w:ind w:firstLine="624" w:firstLineChars="200"/>
        <w:jc w:val="both"/>
        <w:rPr>
          <w:del w:id="53" w:author="龙卷风" w:date="2025-01-10T14:33:22Z"/>
          <w:rFonts w:hint="eastAsia" w:ascii="仿宋_GB2312" w:hAnsi="仿宋_GB2312" w:eastAsia="仿宋_GB2312" w:cs="仿宋_GB2312"/>
          <w:spacing w:val="-4"/>
          <w:sz w:val="32"/>
          <w:szCs w:val="32"/>
          <w:lang w:eastAsia="zh-CN"/>
        </w:rPr>
      </w:pPr>
      <w:del w:id="54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承办单位：中国教育装备行业协会城市教育装备工作委员会</w:delText>
        </w:r>
      </w:del>
    </w:p>
    <w:p w14:paraId="2C7F07D9">
      <w:pPr>
        <w:pStyle w:val="3"/>
        <w:kinsoku/>
        <w:spacing w:line="560" w:lineRule="exact"/>
        <w:ind w:firstLine="624" w:firstLineChars="200"/>
        <w:jc w:val="both"/>
        <w:rPr>
          <w:del w:id="55" w:author="龙卷风" w:date="2025-01-10T14:33:22Z"/>
          <w:rFonts w:hint="eastAsia" w:ascii="黑体" w:hAnsi="黑体" w:eastAsia="黑体" w:cs="黑体"/>
          <w:spacing w:val="-4"/>
          <w:sz w:val="32"/>
          <w:szCs w:val="32"/>
          <w:lang w:eastAsia="zh-CN"/>
        </w:rPr>
      </w:pPr>
      <w:del w:id="56" w:author="龙卷风" w:date="2025-01-10T14:33:22Z">
        <w:r>
          <w:rPr>
            <w:rFonts w:hint="eastAsia" w:ascii="黑体" w:hAnsi="黑体" w:eastAsia="黑体" w:cs="黑体"/>
            <w:spacing w:val="-4"/>
            <w:sz w:val="32"/>
            <w:szCs w:val="32"/>
            <w:lang w:eastAsia="zh-CN"/>
          </w:rPr>
          <w:delText>三、活动流程</w:delText>
        </w:r>
      </w:del>
    </w:p>
    <w:p w14:paraId="3E8495B5">
      <w:pPr>
        <w:spacing w:line="560" w:lineRule="exact"/>
        <w:ind w:firstLine="640" w:firstLineChars="200"/>
        <w:rPr>
          <w:del w:id="57" w:author="龙卷风" w:date="2025-01-10T14:33:22Z"/>
          <w:rFonts w:hint="eastAsia" w:ascii="楷体" w:hAnsi="楷体" w:eastAsia="楷体" w:cs="楷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del w:id="58" w:author="龙卷风" w:date="2025-01-10T14:33:22Z">
        <w:r>
          <w:rPr>
            <w:rFonts w:hint="eastAsia" w:ascii="楷体" w:hAnsi="楷体" w:eastAsia="楷体" w:cs="楷体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1.报送活动联系表。</w:delText>
        </w:r>
      </w:del>
    </w:p>
    <w:p w14:paraId="5F321FF0">
      <w:pPr>
        <w:kinsoku/>
        <w:autoSpaceDE/>
        <w:autoSpaceDN/>
        <w:adjustRightInd/>
        <w:snapToGrid/>
        <w:spacing w:line="560" w:lineRule="exact"/>
        <w:ind w:firstLine="608"/>
        <w:textAlignment w:val="auto"/>
        <w:rPr>
          <w:del w:id="59" w:author="龙卷风" w:date="2025-01-10T14:33:22Z"/>
          <w:rFonts w:hint="eastAsia" w:ascii="仿宋_GB2312" w:hAnsi="仿宋_GB2312" w:eastAsia="仿宋_GB2312" w:cs="仿宋_GB2312"/>
          <w:color w:val="auto"/>
          <w:spacing w:val="-4"/>
          <w:sz w:val="32"/>
          <w:szCs w:val="32"/>
          <w:lang w:eastAsia="zh-CN"/>
        </w:rPr>
      </w:pPr>
      <w:del w:id="60" w:author="龙卷风" w:date="2025-01-10T14:33:22Z">
        <w:bookmarkStart w:id="0" w:name="OLE_LINK4"/>
        <w:r>
          <w:rPr>
            <w:rFonts w:hint="eastAsia" w:ascii="仿宋_GB2312" w:hAnsi="仿宋_GB2312" w:eastAsia="仿宋_GB2312" w:cs="仿宋_GB2312"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  <w:delText>请各</w:delText>
        </w:r>
      </w:del>
      <w:del w:id="61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</w:rPr>
          <w:delText>地广泛宣传，做好活动组织工作，</w:delText>
        </w:r>
      </w:del>
      <w:del w:id="62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4"/>
            <w:sz w:val="32"/>
            <w:szCs w:val="32"/>
            <w:lang w:eastAsia="zh-CN"/>
          </w:rPr>
          <w:delText>于2024年12月25日前</w:delText>
        </w:r>
      </w:del>
      <w:del w:id="63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将填好的</w:delText>
        </w:r>
      </w:del>
      <w:del w:id="64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4"/>
            <w:sz w:val="32"/>
            <w:szCs w:val="32"/>
            <w:lang w:eastAsia="zh-CN"/>
          </w:rPr>
          <w:delText>活动联系表(见附件1)发至邮箱</w:delText>
        </w:r>
      </w:del>
      <w:del w:id="65" w:author="龙卷风" w:date="2025-01-10T14:33:22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</w:rPr>
          <w:fldChar w:fldCharType="begin"/>
        </w:r>
      </w:del>
      <w:del w:id="66" w:author="龙卷风" w:date="2025-01-10T14:33:22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</w:rPr>
          <w:delInstrText xml:space="preserve"> HYPERLINK "mailto:csjyzb2018@126.com" </w:delInstrText>
        </w:r>
      </w:del>
      <w:del w:id="67" w:author="龙卷风" w:date="2025-01-10T14:33:22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</w:rPr>
          <w:fldChar w:fldCharType="separate"/>
        </w:r>
      </w:del>
      <w:del w:id="68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4"/>
            <w:sz w:val="32"/>
            <w:szCs w:val="32"/>
            <w:lang w:eastAsia="zh-CN"/>
          </w:rPr>
          <w:delText>csjyzb2018@126.com</w:delText>
        </w:r>
      </w:del>
      <w:del w:id="69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4"/>
            <w:sz w:val="32"/>
            <w:szCs w:val="32"/>
            <w:lang w:eastAsia="zh-CN"/>
          </w:rPr>
          <w:fldChar w:fldCharType="end"/>
        </w:r>
      </w:del>
      <w:del w:id="70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4"/>
            <w:sz w:val="32"/>
            <w:szCs w:val="32"/>
            <w:lang w:eastAsia="zh-CN"/>
          </w:rPr>
          <w:delText>。</w:delText>
        </w:r>
      </w:del>
    </w:p>
    <w:p w14:paraId="17E97CCB">
      <w:pPr>
        <w:spacing w:line="560" w:lineRule="exact"/>
        <w:ind w:firstLine="640" w:firstLineChars="200"/>
        <w:rPr>
          <w:del w:id="71" w:author="龙卷风" w:date="2025-01-10T14:33:22Z"/>
          <w:rFonts w:hint="eastAsia" w:ascii="楷体" w:hAnsi="楷体" w:eastAsia="楷体" w:cs="楷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del w:id="72" w:author="龙卷风" w:date="2025-01-10T14:33:22Z">
        <w:r>
          <w:rPr>
            <w:rFonts w:hint="eastAsia" w:ascii="楷体" w:hAnsi="楷体" w:eastAsia="楷体" w:cs="楷体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2.案例类型及申报。</w:delText>
        </w:r>
      </w:del>
    </w:p>
    <w:p w14:paraId="12702B02">
      <w:pPr>
        <w:kinsoku/>
        <w:autoSpaceDE/>
        <w:autoSpaceDN/>
        <w:adjustRightInd/>
        <w:snapToGrid/>
        <w:spacing w:line="560" w:lineRule="exact"/>
        <w:ind w:firstLine="608"/>
        <w:textAlignment w:val="auto"/>
        <w:rPr>
          <w:del w:id="73" w:author="龙卷风" w:date="2025-01-10T14:33:22Z"/>
          <w:rFonts w:hint="eastAsia" w:ascii="仿宋_GB2312" w:hAnsi="仿宋_GB2312" w:eastAsia="仿宋_GB2312" w:cs="仿宋_GB2312"/>
          <w:color w:val="auto"/>
          <w:spacing w:val="-4"/>
          <w:sz w:val="32"/>
          <w:szCs w:val="32"/>
          <w:lang w:eastAsia="zh-CN"/>
        </w:rPr>
      </w:pPr>
      <w:del w:id="74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（1）本届书香校园阅读教育教学成果案例征集以“阅读指导课案例”“书香校园建设与活动案例”两类为主。案例要求及提交方式（附件2）。</w:delText>
        </w:r>
      </w:del>
    </w:p>
    <w:p w14:paraId="36CFC161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textAlignment w:val="auto"/>
        <w:rPr>
          <w:del w:id="75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76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（2）请以</w:delText>
        </w:r>
      </w:del>
      <w:del w:id="77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highlight w:val="none"/>
            <w:lang w:eastAsia="zh-CN"/>
          </w:rPr>
          <w:delText>市</w:delText>
        </w:r>
      </w:del>
      <w:del w:id="78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为单位组织征集案例，</w:delText>
        </w:r>
      </w:del>
      <w:del w:id="79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案例申报提交</w:delText>
        </w:r>
      </w:del>
      <w:del w:id="80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截止时间为2025年1月20日。</w:delText>
        </w:r>
      </w:del>
    </w:p>
    <w:p w14:paraId="70C06845">
      <w:pPr>
        <w:kinsoku/>
        <w:autoSpaceDE/>
        <w:autoSpaceDN/>
        <w:adjustRightInd/>
        <w:snapToGrid/>
        <w:spacing w:line="560" w:lineRule="exact"/>
        <w:ind w:firstLine="640" w:firstLineChars="200"/>
        <w:textAlignment w:val="auto"/>
        <w:rPr>
          <w:del w:id="81" w:author="龙卷风" w:date="2025-01-10T14:33:22Z"/>
          <w:rFonts w:hint="eastAsia" w:ascii="楷体" w:hAnsi="楷体" w:eastAsia="楷体" w:cs="楷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del w:id="82" w:author="龙卷风" w:date="2025-01-10T14:33:22Z">
        <w:r>
          <w:rPr>
            <w:rFonts w:hint="eastAsia" w:ascii="楷体" w:hAnsi="楷体" w:eastAsia="楷体" w:cs="楷体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3.案例遴选推荐。</w:delText>
        </w:r>
        <w:bookmarkEnd w:id="0"/>
      </w:del>
    </w:p>
    <w:p w14:paraId="500B9599">
      <w:pPr>
        <w:widowControl w:val="0"/>
        <w:numPr>
          <w:ilvl w:val="255"/>
          <w:numId w:val="0"/>
        </w:numPr>
        <w:autoSpaceDE/>
        <w:autoSpaceDN/>
        <w:adjustRightInd/>
        <w:snapToGrid/>
        <w:spacing w:line="560" w:lineRule="exact"/>
        <w:ind w:firstLine="624" w:firstLineChars="200"/>
        <w:textAlignment w:val="auto"/>
        <w:rPr>
          <w:del w:id="83" w:author="龙卷风" w:date="2025-01-10T14:33:22Z"/>
          <w:rFonts w:hint="eastAsia" w:ascii="仿宋_GB2312" w:hAnsi="仿宋_GB2312" w:eastAsia="仿宋_GB2312" w:cs="仿宋_GB2312"/>
          <w:color w:val="auto"/>
          <w:spacing w:val="-4"/>
          <w:sz w:val="32"/>
          <w:szCs w:val="32"/>
          <w:lang w:eastAsia="zh-CN"/>
        </w:rPr>
      </w:pPr>
      <w:del w:id="84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4"/>
            <w:sz w:val="32"/>
            <w:szCs w:val="32"/>
            <w:lang w:eastAsia="zh-CN"/>
          </w:rPr>
          <w:delText>（1）每市推荐报送不超过10个典型案例，其中至少有5个是阅读指导课案例，</w:delText>
        </w:r>
      </w:del>
      <w:del w:id="85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建议人文社科类占20%、文学占40%、自然科学占20%、艺术占20%。</w:delText>
        </w:r>
      </w:del>
    </w:p>
    <w:p w14:paraId="13F6FBF1">
      <w:pPr>
        <w:pStyle w:val="3"/>
        <w:kinsoku/>
        <w:spacing w:line="560" w:lineRule="exact"/>
        <w:ind w:firstLine="640" w:firstLineChars="200"/>
        <w:rPr>
          <w:del w:id="86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87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（2）各市可利用平台（http://education.weichengya.net/）对申报案例进行遴选推荐。</w:delText>
        </w:r>
      </w:del>
      <w:del w:id="88" w:author="龙卷风" w:date="2025-01-10T14:33:22Z">
        <w:r>
          <w:rPr>
            <w:rStyle w:val="11"/>
            <w:rFonts w:hint="eastAsia" w:ascii="仿宋_GB2312" w:hAnsi="仿宋_GB2312" w:eastAsia="仿宋_GB2312" w:cs="仿宋_GB2312"/>
            <w:color w:val="auto"/>
            <w:sz w:val="32"/>
            <w:szCs w:val="32"/>
            <w:u w:val="none"/>
            <w:lang w:eastAsia="zh-CN"/>
          </w:rPr>
          <w:delText>对于组织好、申报案例多</w:delText>
        </w:r>
        <w:bookmarkStart w:id="1" w:name="_Hlk149916522"/>
        <w:r>
          <w:rPr>
            <w:rStyle w:val="11"/>
            <w:rFonts w:hint="eastAsia" w:ascii="仿宋_GB2312" w:hAnsi="仿宋_GB2312" w:eastAsia="仿宋_GB2312" w:cs="仿宋_GB2312"/>
            <w:color w:val="auto"/>
            <w:sz w:val="32"/>
            <w:szCs w:val="32"/>
            <w:u w:val="none"/>
            <w:lang w:eastAsia="zh-CN"/>
          </w:rPr>
          <w:delText>且利用平台开展组织遴选工作的城市可按本地申报数量的10%推荐报送</w:delText>
        </w:r>
        <w:bookmarkEnd w:id="1"/>
      </w:del>
      <w:del w:id="89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。</w:delText>
        </w:r>
      </w:del>
    </w:p>
    <w:p w14:paraId="00C70B92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del w:id="90" w:author="龙卷风" w:date="2025-01-10T14:33:22Z"/>
          <w:rFonts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91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（3）请各市于2025年2月21日前将第四届书香校园阅读教育</w:delText>
        </w:r>
      </w:del>
      <w:del w:id="92" w:author="龙卷风" w:date="2025-01-10T14:33:22Z">
        <w:r>
          <w:rPr>
            <w:rFonts w:hint="eastAsia" w:ascii="仿宋_GB2312" w:hAnsi="仿宋_GB2312" w:eastAsia="仿宋_GB2312" w:cs="仿宋_GB2312"/>
            <w:spacing w:val="-1"/>
            <w:sz w:val="32"/>
            <w:szCs w:val="32"/>
            <w:lang w:eastAsia="zh-CN"/>
          </w:rPr>
          <w:delText>教学成果优秀案例推荐表</w:delText>
        </w:r>
      </w:del>
      <w:del w:id="93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（附件3），发至邮箱</w:delText>
        </w:r>
      </w:del>
      <w:del w:id="94" w:author="龙卷风" w:date="2025-01-10T14:33:22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</w:rPr>
          <w:fldChar w:fldCharType="begin"/>
        </w:r>
      </w:del>
      <w:del w:id="95" w:author="龙卷风" w:date="2025-01-10T14:33:22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</w:rPr>
          <w:delInstrText xml:space="preserve">HYPERLINK "mailto:csjyzb2018@126.com"</w:delInstrText>
        </w:r>
      </w:del>
      <w:del w:id="96" w:author="龙卷风" w:date="2025-01-10T14:33:22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</w:rPr>
          <w:fldChar w:fldCharType="separate"/>
        </w:r>
      </w:del>
      <w:del w:id="97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csjyzb2018@126.com</w:delText>
        </w:r>
      </w:del>
      <w:del w:id="98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fldChar w:fldCharType="end"/>
        </w:r>
      </w:del>
      <w:del w:id="99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。</w:delText>
        </w:r>
      </w:del>
    </w:p>
    <w:p w14:paraId="04E57D69">
      <w:pPr>
        <w:widowControl w:val="0"/>
        <w:kinsoku w:val="0"/>
        <w:autoSpaceDE w:val="0"/>
        <w:autoSpaceDN w:val="0"/>
        <w:adjustRightInd w:val="0"/>
        <w:snapToGrid w:val="0"/>
        <w:spacing w:line="560" w:lineRule="exact"/>
        <w:ind w:firstLine="640" w:firstLineChars="200"/>
        <w:jc w:val="left"/>
        <w:textAlignment w:val="baseline"/>
        <w:rPr>
          <w:del w:id="100" w:author="龙卷风" w:date="2025-01-10T14:33:22Z"/>
          <w:rFonts w:hint="eastAsia" w:ascii="仿宋_GB2312" w:hAnsi="宋体" w:eastAsia="仿宋_GB2312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del w:id="101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（4）</w:delText>
        </w:r>
      </w:del>
      <w:del w:id="102" w:author="龙卷风" w:date="2025-01-10T14:33:22Z">
        <w:r>
          <w:rPr>
            <w:rFonts w:hint="eastAsia" w:ascii="仿宋_GB2312" w:hAnsi="宋体" w:eastAsia="仿宋_GB2312" w:cs="Times New Roman"/>
            <w:snapToGrid/>
            <w:color w:val="000000" w:themeColor="text1"/>
            <w:kern w:val="2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组建活动</w:delText>
        </w:r>
      </w:del>
      <w:del w:id="103" w:author="龙卷风" w:date="2025-01-10T14:33:22Z">
        <w:r>
          <w:rPr>
            <w:rFonts w:hint="eastAsia" w:ascii="仿宋_GB2312" w:hAnsi="宋体" w:eastAsia="仿宋_GB2312" w:cs="Times New Roman"/>
            <w:snapToGrid/>
            <w:color w:val="auto"/>
            <w:kern w:val="2"/>
            <w:sz w:val="32"/>
            <w:szCs w:val="32"/>
            <w:lang w:eastAsia="zh-CN"/>
          </w:rPr>
          <w:delText>专家</w:delText>
        </w:r>
      </w:del>
      <w:del w:id="104" w:author="龙卷风" w:date="2025-01-10T14:33:22Z">
        <w:r>
          <w:rPr>
            <w:rFonts w:hint="eastAsia" w:ascii="仿宋_GB2312" w:hAnsi="宋体" w:eastAsia="仿宋_GB2312" w:cs="Times New Roman"/>
            <w:snapToGrid/>
            <w:color w:val="000000" w:themeColor="text1"/>
            <w:kern w:val="2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委员会，</w:delText>
        </w:r>
      </w:del>
      <w:del w:id="105" w:author="龙卷风" w:date="2025-01-10T14:33:22Z">
        <w:r>
          <w:rPr>
            <w:rStyle w:val="11"/>
            <w:rFonts w:hint="eastAsia" w:ascii="仿宋_GB2312" w:hAnsi="仿宋_GB2312" w:eastAsia="仿宋_GB2312" w:cs="仿宋_GB2312"/>
            <w:color w:val="auto"/>
            <w:sz w:val="32"/>
            <w:szCs w:val="32"/>
            <w:u w:val="none"/>
            <w:lang w:eastAsia="zh-CN"/>
          </w:rPr>
          <w:delText>2025年3月15日之前将从各地推荐的典型案例中遴选优秀案例</w:delText>
        </w:r>
      </w:del>
      <w:del w:id="106" w:author="龙卷风" w:date="2025-01-10T14:33:22Z">
        <w:r>
          <w:rPr>
            <w:rFonts w:hint="eastAsia" w:ascii="仿宋_GB2312" w:hAnsi="宋体" w:eastAsia="仿宋_GB2312" w:cs="Times New Roman"/>
            <w:snapToGrid/>
            <w:color w:val="000000" w:themeColor="text1"/>
            <w:kern w:val="2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，</w:delText>
        </w:r>
      </w:del>
      <w:del w:id="107" w:author="龙卷风" w:date="2025-01-10T14:33:22Z">
        <w:r>
          <w:rPr>
            <w:rFonts w:hint="eastAsia" w:ascii="仿宋_GB2312" w:hAnsi="仿宋_GB2312" w:eastAsia="仿宋_GB2312" w:cs="仿宋_GB2312"/>
            <w:snapToGrid/>
            <w:kern w:val="2"/>
            <w:sz w:val="32"/>
            <w:szCs w:val="32"/>
            <w:lang w:eastAsia="zh-CN"/>
          </w:rPr>
          <w:delText>并公示、公布结果。</w:delText>
        </w:r>
      </w:del>
    </w:p>
    <w:p w14:paraId="45FDCB03">
      <w:pPr>
        <w:kinsoku/>
        <w:autoSpaceDE/>
        <w:autoSpaceDN/>
        <w:adjustRightInd/>
        <w:snapToGrid/>
        <w:spacing w:line="560" w:lineRule="exact"/>
        <w:ind w:firstLine="640" w:firstLineChars="200"/>
        <w:textAlignment w:val="auto"/>
        <w:rPr>
          <w:del w:id="108" w:author="龙卷风" w:date="2025-01-10T14:33:22Z"/>
          <w:rFonts w:hint="eastAsia" w:ascii="楷体" w:hAnsi="楷体" w:eastAsia="楷体" w:cs="楷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del w:id="109" w:author="龙卷风" w:date="2025-01-10T14:33:22Z">
        <w:r>
          <w:rPr>
            <w:rFonts w:hint="eastAsia" w:ascii="楷体" w:hAnsi="楷体" w:eastAsia="楷体" w:cs="楷体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4.现场展示交流</w:delText>
        </w:r>
      </w:del>
    </w:p>
    <w:p w14:paraId="4835F32A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del w:id="110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111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2025年4月在天津第85届中国教育装备展示会期间举办“2025年书香校园阅读大会暨第四届书香校园阅读教育教学成果交流活动”。</w:delText>
        </w:r>
      </w:del>
      <w:del w:id="112" w:author="龙卷风" w:date="2025-01-10T14:33:22Z">
        <w:r>
          <w:rPr>
            <w:rFonts w:hint="eastAsia" w:ascii="仿宋_GB2312" w:hAnsi="仿宋_GB2312" w:eastAsia="仿宋_GB2312" w:cs="仿宋_GB2312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届时遴选出的部分优秀案例</w:delText>
        </w:r>
      </w:del>
      <w:del w:id="113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将在大会上现场展示</w:delText>
        </w:r>
      </w:del>
      <w:del w:id="114" w:author="龙卷风" w:date="2025-01-10T14:33:22Z">
        <w:r>
          <w:rPr>
            <w:rFonts w:hint="eastAsia" w:ascii="仿宋_GB2312" w:hAnsi="仿宋_GB2312" w:eastAsia="仿宋_GB2312" w:cs="仿宋_GB2312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交流</w:delText>
        </w:r>
      </w:del>
      <w:del w:id="115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，</w:delText>
        </w:r>
      </w:del>
      <w:del w:id="116" w:author="龙卷风" w:date="2025-01-10T14:33:22Z">
        <w:r>
          <w:rPr>
            <w:rFonts w:hint="eastAsia" w:ascii="仿宋_GB2312" w:hAnsi="仿宋_GB2312" w:eastAsia="仿宋_GB2312" w:cs="仿宋_GB2312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并</w:delText>
        </w:r>
      </w:del>
      <w:del w:id="117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择优推荐至《中小学电化教育》</w:delText>
        </w:r>
      </w:del>
      <w:del w:id="118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《中国教育技术装备》</w:delText>
        </w:r>
      </w:del>
      <w:del w:id="119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等期刊发表，其中阅读指导课案例择优推荐至国家智慧教育平台展示。</w:delText>
        </w:r>
      </w:del>
    </w:p>
    <w:p w14:paraId="1CF158D8">
      <w:pPr>
        <w:spacing w:line="560" w:lineRule="exact"/>
        <w:ind w:firstLine="640" w:firstLineChars="200"/>
        <w:rPr>
          <w:del w:id="120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121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现场展示交流优秀案例名单以及</w:delText>
        </w:r>
      </w:del>
      <w:del w:id="122" w:author="龙卷风" w:date="2025-01-10T14:33:22Z">
        <w:r>
          <w:rPr>
            <w:rFonts w:hint="eastAsia" w:ascii="仿宋_GB2312" w:hAnsi="仿宋_GB2312" w:eastAsia="仿宋_GB2312" w:cs="仿宋_GB2312"/>
            <w:color w:val="000000" w:themeColor="text1"/>
            <w:sz w:val="32"/>
            <w:szCs w:val="32"/>
            <w:lang w:eastAsia="zh-CN"/>
            <w14:textFill>
              <w14:solidFill>
                <w14:schemeClr w14:val="tx1"/>
              </w14:solidFill>
            </w14:textFill>
          </w:rPr>
          <w:delText>具体</w:delText>
        </w:r>
      </w:del>
      <w:del w:id="123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时间、地点等事项另行通知。</w:delText>
        </w:r>
      </w:del>
    </w:p>
    <w:p w14:paraId="1B0674D6">
      <w:pPr>
        <w:pStyle w:val="3"/>
        <w:kinsoku/>
        <w:spacing w:line="560" w:lineRule="exact"/>
        <w:ind w:firstLine="624" w:firstLineChars="200"/>
        <w:jc w:val="both"/>
        <w:rPr>
          <w:del w:id="124" w:author="龙卷风" w:date="2025-01-10T14:33:22Z"/>
          <w:rFonts w:hint="eastAsia" w:ascii="黑体" w:hAnsi="黑体" w:eastAsia="黑体" w:cs="黑体"/>
          <w:spacing w:val="-4"/>
          <w:sz w:val="32"/>
          <w:szCs w:val="32"/>
          <w:lang w:eastAsia="zh-CN"/>
        </w:rPr>
      </w:pPr>
      <w:del w:id="125" w:author="龙卷风" w:date="2025-01-10T14:33:22Z">
        <w:r>
          <w:rPr>
            <w:rFonts w:hint="eastAsia" w:ascii="黑体" w:hAnsi="黑体" w:eastAsia="黑体" w:cs="黑体"/>
            <w:spacing w:val="-4"/>
            <w:sz w:val="32"/>
            <w:szCs w:val="32"/>
            <w:lang w:eastAsia="zh-CN"/>
          </w:rPr>
          <w:delText>四、其他事项</w:delText>
        </w:r>
      </w:del>
    </w:p>
    <w:p w14:paraId="61BD0577">
      <w:pPr>
        <w:pStyle w:val="3"/>
        <w:kinsoku/>
        <w:autoSpaceDE/>
        <w:autoSpaceDN/>
        <w:spacing w:line="560" w:lineRule="exact"/>
        <w:ind w:firstLine="644" w:firstLineChars="200"/>
        <w:jc w:val="both"/>
        <w:rPr>
          <w:del w:id="126" w:author="龙卷风" w:date="2025-01-10T14:33:22Z"/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</w:pPr>
      <w:del w:id="127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1"/>
            <w:sz w:val="32"/>
            <w:szCs w:val="32"/>
            <w:lang w:eastAsia="zh-CN"/>
          </w:rPr>
          <w:delText xml:space="preserve">1.本届活动为公益性质，不收取任何费用。 </w:delText>
        </w:r>
      </w:del>
    </w:p>
    <w:p w14:paraId="2B878A43">
      <w:pPr>
        <w:pStyle w:val="3"/>
        <w:kinsoku/>
        <w:autoSpaceDE/>
        <w:autoSpaceDN/>
        <w:spacing w:line="560" w:lineRule="exact"/>
        <w:ind w:firstLine="644" w:firstLineChars="200"/>
        <w:jc w:val="both"/>
        <w:rPr>
          <w:del w:id="128" w:author="龙卷风" w:date="2025-01-10T14:33:22Z"/>
          <w:rFonts w:hint="eastAsia" w:ascii="仿宋_GB2312" w:hAnsi="仿宋_GB2312" w:eastAsia="仿宋_GB2312" w:cs="仿宋_GB2312"/>
          <w:color w:val="auto"/>
          <w:spacing w:val="-5"/>
          <w:sz w:val="32"/>
          <w:szCs w:val="32"/>
          <w:lang w:eastAsia="zh-CN"/>
        </w:rPr>
      </w:pPr>
      <w:del w:id="129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1"/>
            <w:sz w:val="32"/>
            <w:szCs w:val="32"/>
            <w:lang w:eastAsia="zh-CN"/>
          </w:rPr>
          <w:delText>2.联系方式：中国教育装备行业协会城市教育装备工作委员会，</w:delText>
        </w:r>
      </w:del>
      <w:del w:id="130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5"/>
            <w:sz w:val="32"/>
            <w:szCs w:val="32"/>
            <w:lang w:eastAsia="zh-CN"/>
          </w:rPr>
          <w:delText>许老师（18515144959），苗老师（15010279266）。</w:delText>
        </w:r>
      </w:del>
    </w:p>
    <w:p w14:paraId="4607B955">
      <w:pPr>
        <w:pStyle w:val="3"/>
        <w:kinsoku/>
        <w:autoSpaceDE/>
        <w:autoSpaceDN/>
        <w:spacing w:line="560" w:lineRule="exact"/>
        <w:ind w:firstLine="620" w:firstLineChars="200"/>
        <w:jc w:val="both"/>
        <w:rPr>
          <w:del w:id="131" w:author="龙卷风" w:date="2025-01-10T14:33:22Z"/>
          <w:rFonts w:hint="eastAsia" w:ascii="仿宋_GB2312" w:hAnsi="仿宋_GB2312" w:eastAsia="仿宋_GB2312" w:cs="仿宋_GB2312"/>
          <w:color w:val="auto"/>
          <w:spacing w:val="-5"/>
          <w:sz w:val="32"/>
          <w:szCs w:val="32"/>
          <w:lang w:eastAsia="zh-CN"/>
        </w:rPr>
      </w:pPr>
    </w:p>
    <w:p w14:paraId="6F2D8593">
      <w:pPr>
        <w:pStyle w:val="3"/>
        <w:kinsoku/>
        <w:spacing w:line="560" w:lineRule="exact"/>
        <w:ind w:firstLine="612" w:firstLineChars="200"/>
        <w:rPr>
          <w:del w:id="132" w:author="龙卷风" w:date="2025-01-10T14:33:22Z"/>
          <w:rFonts w:hint="eastAsia" w:ascii="仿宋_GB2312" w:hAnsi="仿宋_GB2312" w:eastAsia="仿宋_GB2312" w:cs="仿宋_GB2312"/>
          <w:b/>
          <w:bCs/>
          <w:color w:val="auto"/>
          <w:spacing w:val="-7"/>
          <w:sz w:val="32"/>
          <w:szCs w:val="32"/>
          <w:lang w:eastAsia="zh-CN"/>
        </w:rPr>
      </w:pPr>
      <w:del w:id="133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7"/>
            <w:sz w:val="32"/>
            <w:szCs w:val="32"/>
            <w:lang w:eastAsia="zh-CN"/>
          </w:rPr>
          <w:delText>附件：</w:delText>
        </w:r>
      </w:del>
      <w:del w:id="134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5"/>
            <w:sz w:val="32"/>
            <w:szCs w:val="32"/>
            <w:lang w:eastAsia="zh-CN"/>
          </w:rPr>
          <w:delText>1.活动联系表</w:delText>
        </w:r>
      </w:del>
    </w:p>
    <w:p w14:paraId="3CF939C0">
      <w:pPr>
        <w:pStyle w:val="3"/>
        <w:numPr>
          <w:ilvl w:val="255"/>
          <w:numId w:val="0"/>
        </w:numPr>
        <w:kinsoku/>
        <w:spacing w:line="560" w:lineRule="exact"/>
        <w:ind w:right="13" w:firstLine="1550" w:firstLineChars="500"/>
        <w:rPr>
          <w:del w:id="135" w:author="龙卷风" w:date="2025-01-10T14:33:22Z"/>
          <w:rFonts w:hint="eastAsia" w:ascii="仿宋_GB2312" w:hAnsi="仿宋_GB2312" w:eastAsia="仿宋_GB2312" w:cs="仿宋_GB2312"/>
          <w:color w:val="auto"/>
          <w:spacing w:val="-5"/>
          <w:sz w:val="32"/>
          <w:szCs w:val="32"/>
          <w:lang w:eastAsia="zh-CN"/>
        </w:rPr>
      </w:pPr>
      <w:del w:id="136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5"/>
            <w:sz w:val="32"/>
            <w:szCs w:val="32"/>
            <w:lang w:eastAsia="zh-CN"/>
          </w:rPr>
          <w:delText xml:space="preserve">2.案例要求及提交方式  </w:delText>
        </w:r>
      </w:del>
    </w:p>
    <w:p w14:paraId="6B66B204">
      <w:pPr>
        <w:pStyle w:val="3"/>
        <w:numPr>
          <w:ilvl w:val="255"/>
          <w:numId w:val="0"/>
        </w:numPr>
        <w:kinsoku/>
        <w:spacing w:line="560" w:lineRule="exact"/>
        <w:ind w:right="13" w:firstLine="1550" w:firstLineChars="500"/>
        <w:rPr>
          <w:del w:id="137" w:author="龙卷风" w:date="2025-01-10T14:33:22Z"/>
          <w:rFonts w:hint="eastAsia" w:ascii="仿宋_GB2312" w:hAnsi="仿宋_GB2312" w:eastAsia="仿宋_GB2312" w:cs="仿宋_GB2312"/>
          <w:color w:val="auto"/>
          <w:spacing w:val="-5"/>
          <w:sz w:val="32"/>
          <w:szCs w:val="32"/>
          <w:lang w:eastAsia="zh-CN"/>
        </w:rPr>
      </w:pPr>
      <w:del w:id="138" w:author="龙卷风" w:date="2025-01-10T14:33:22Z">
        <w:r>
          <w:rPr>
            <w:rFonts w:hint="eastAsia" w:ascii="仿宋_GB2312" w:hAnsi="仿宋_GB2312" w:eastAsia="仿宋_GB2312" w:cs="仿宋_GB2312"/>
            <w:color w:val="auto"/>
            <w:spacing w:val="-5"/>
            <w:sz w:val="32"/>
            <w:szCs w:val="32"/>
            <w:lang w:eastAsia="zh-CN"/>
          </w:rPr>
          <w:delText>3.优秀案例推荐表</w:delText>
        </w:r>
      </w:del>
    </w:p>
    <w:p w14:paraId="406A48F2">
      <w:pPr>
        <w:pStyle w:val="3"/>
        <w:kinsoku/>
        <w:spacing w:line="560" w:lineRule="exact"/>
        <w:ind w:right="13" w:firstLine="1550" w:firstLineChars="500"/>
        <w:rPr>
          <w:del w:id="139" w:author="龙卷风" w:date="2025-01-10T14:33:22Z"/>
          <w:rFonts w:hint="eastAsia" w:ascii="仿宋_GB2312" w:eastAsia="仿宋_GB2312" w:hAnsiTheme="minorEastAsia"/>
          <w:color w:val="auto"/>
          <w:spacing w:val="-5"/>
          <w:sz w:val="32"/>
          <w:szCs w:val="32"/>
          <w:lang w:eastAsia="zh-CN"/>
        </w:rPr>
      </w:pPr>
    </w:p>
    <w:p w14:paraId="07ECDA2B">
      <w:pPr>
        <w:pStyle w:val="3"/>
        <w:kinsoku/>
        <w:spacing w:line="560" w:lineRule="exact"/>
        <w:ind w:right="13" w:firstLine="620" w:firstLineChars="200"/>
        <w:rPr>
          <w:del w:id="140" w:author="龙卷风" w:date="2025-01-10T14:33:22Z"/>
          <w:rFonts w:hint="eastAsia" w:ascii="仿宋_GB2312" w:eastAsia="仿宋_GB2312" w:hAnsiTheme="minorEastAsia"/>
          <w:spacing w:val="-5"/>
          <w:sz w:val="32"/>
          <w:szCs w:val="32"/>
          <w:lang w:eastAsia="zh-CN"/>
        </w:rPr>
      </w:pPr>
    </w:p>
    <w:p w14:paraId="7A5B1965">
      <w:pPr>
        <w:pStyle w:val="3"/>
        <w:kinsoku/>
        <w:spacing w:line="560" w:lineRule="exact"/>
        <w:ind w:right="-484" w:firstLine="5120" w:firstLineChars="1600"/>
        <w:rPr>
          <w:del w:id="141" w:author="龙卷风" w:date="2025-01-10T14:33:22Z"/>
          <w:rFonts w:hint="eastAsia" w:ascii="仿宋_GB2312" w:eastAsia="仿宋_GB2312" w:hAnsiTheme="minorEastAsia"/>
          <w:sz w:val="32"/>
          <w:szCs w:val="32"/>
          <w:lang w:eastAsia="zh-CN"/>
        </w:rPr>
      </w:pPr>
      <w:del w:id="142" w:author="龙卷风" w:date="2025-01-10T14:33:22Z">
        <w:r>
          <w:rPr>
            <w:rFonts w:hint="eastAsia" w:ascii="仿宋_GB2312" w:eastAsia="仿宋_GB2312" w:hAnsiTheme="minorEastAsia"/>
            <w:sz w:val="32"/>
            <w:szCs w:val="32"/>
            <w:lang w:eastAsia="zh-CN"/>
          </w:rPr>
          <w:delText xml:space="preserve">中国教育装备行业协会 </w:delText>
        </w:r>
      </w:del>
    </w:p>
    <w:p w14:paraId="08763DBB">
      <w:pPr>
        <w:pStyle w:val="3"/>
        <w:kinsoku/>
        <w:spacing w:line="560" w:lineRule="exact"/>
        <w:ind w:right="0" w:firstLine="5760" w:firstLineChars="1800"/>
        <w:rPr>
          <w:del w:id="143" w:author="龙卷风" w:date="2025-01-10T14:33:22Z"/>
          <w:rFonts w:hint="eastAsia" w:ascii="仿宋_GB2312" w:eastAsia="仿宋_GB2312"/>
          <w:color w:val="EE822F" w:themeColor="accent2"/>
          <w:sz w:val="32"/>
          <w:szCs w:val="32"/>
          <w:lang w:eastAsia="zh-CN"/>
          <w14:textFill>
            <w14:solidFill>
              <w14:schemeClr w14:val="accent2"/>
            </w14:solidFill>
          </w14:textFill>
        </w:rPr>
        <w:sectPr>
          <w:footerReference r:id="rId3" w:type="default"/>
          <w:pgSz w:w="11906" w:h="16839"/>
          <w:pgMar w:top="1814" w:right="1247" w:bottom="1247" w:left="1247" w:header="0" w:footer="985" w:gutter="0"/>
          <w:pgNumType w:fmt="decimal"/>
          <w:cols w:space="720" w:num="1"/>
        </w:sectPr>
      </w:pPr>
      <w:del w:id="144" w:author="龙卷风" w:date="2025-01-10T14:33:22Z">
        <w:r>
          <w:rPr>
            <w:rFonts w:hint="eastAsia" w:ascii="仿宋_GB2312" w:eastAsia="仿宋_GB2312" w:hAnsiTheme="minorEastAsia"/>
            <w:sz w:val="32"/>
            <w:szCs w:val="32"/>
            <w:lang w:eastAsia="zh-CN"/>
          </w:rPr>
          <w:delText>2024年12月1</w:delText>
        </w:r>
      </w:del>
      <w:del w:id="145" w:author="龙卷风" w:date="2025-01-10T14:33:22Z">
        <w:r>
          <w:rPr>
            <w:rFonts w:hint="eastAsia" w:ascii="仿宋_GB2312" w:eastAsia="仿宋_GB2312" w:hAnsiTheme="minorEastAsia"/>
            <w:sz w:val="32"/>
            <w:szCs w:val="32"/>
            <w:lang w:val="en-US" w:eastAsia="zh-CN"/>
          </w:rPr>
          <w:delText>2</w:delText>
        </w:r>
      </w:del>
      <w:del w:id="146" w:author="龙卷风" w:date="2025-01-10T14:33:22Z">
        <w:r>
          <w:rPr>
            <w:rFonts w:hint="eastAsia" w:ascii="仿宋_GB2312" w:eastAsia="仿宋_GB2312" w:hAnsiTheme="minorEastAsia"/>
            <w:sz w:val="32"/>
            <w:szCs w:val="32"/>
            <w:lang w:eastAsia="zh-CN"/>
          </w:rPr>
          <w:delText>日</w:delText>
        </w:r>
      </w:del>
    </w:p>
    <w:p w14:paraId="1F00DFCC">
      <w:pPr>
        <w:pStyle w:val="3"/>
        <w:kinsoku/>
        <w:spacing w:before="184" w:line="180" w:lineRule="auto"/>
        <w:rPr>
          <w:del w:id="147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148" w:author="龙卷风" w:date="2025-01-10T14:33:22Z">
        <w:r>
          <w:rPr>
            <w:rFonts w:hint="eastAsia" w:ascii="仿宋_GB2312" w:hAnsi="仿宋_GB2312" w:eastAsia="仿宋_GB2312" w:cs="仿宋_GB2312"/>
            <w:spacing w:val="-9"/>
            <w:sz w:val="32"/>
            <w:szCs w:val="32"/>
            <w:lang w:eastAsia="zh-CN"/>
          </w:rPr>
          <w:delText>附件</w:delText>
        </w:r>
      </w:del>
      <w:del w:id="149" w:author="龙卷风" w:date="2025-01-10T14:33:22Z">
        <w:r>
          <w:rPr>
            <w:rFonts w:hint="eastAsia" w:ascii="仿宋_GB2312" w:hAnsi="仿宋_GB2312" w:eastAsia="仿宋_GB2312" w:cs="仿宋_GB2312"/>
            <w:spacing w:val="9"/>
            <w:sz w:val="32"/>
            <w:szCs w:val="32"/>
            <w:lang w:eastAsia="zh-CN"/>
          </w:rPr>
          <w:delText xml:space="preserve"> </w:delText>
        </w:r>
      </w:del>
      <w:del w:id="150" w:author="龙卷风" w:date="2025-01-10T14:33:22Z">
        <w:r>
          <w:rPr>
            <w:rFonts w:hint="eastAsia" w:ascii="仿宋_GB2312" w:hAnsi="仿宋_GB2312" w:eastAsia="仿宋_GB2312" w:cs="仿宋_GB2312"/>
            <w:spacing w:val="-9"/>
            <w:sz w:val="32"/>
            <w:szCs w:val="32"/>
            <w:lang w:eastAsia="zh-CN"/>
          </w:rPr>
          <w:delText>1</w:delText>
        </w:r>
      </w:del>
    </w:p>
    <w:p w14:paraId="7F9644E9">
      <w:pPr>
        <w:kinsoku/>
        <w:spacing w:line="312" w:lineRule="auto"/>
        <w:rPr>
          <w:del w:id="151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42DE9A80">
      <w:pPr>
        <w:pStyle w:val="3"/>
        <w:kinsoku/>
        <w:spacing w:before="128" w:line="181" w:lineRule="auto"/>
        <w:ind w:left="0"/>
        <w:jc w:val="center"/>
        <w:outlineLvl w:val="1"/>
        <w:rPr>
          <w:del w:id="152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153" w:author="龙卷风" w:date="2025-01-10T14:33:22Z">
        <w:r>
          <w:rPr>
            <w:rFonts w:hint="eastAsia" w:ascii="仿宋_GB2312" w:hAnsi="仿宋_GB2312" w:eastAsia="仿宋_GB2312" w:cs="仿宋_GB2312"/>
            <w:spacing w:val="-1"/>
            <w:sz w:val="32"/>
            <w:szCs w:val="32"/>
            <w:lang w:eastAsia="zh-CN"/>
          </w:rPr>
          <w:delText>第四届书香校园阅读教育教学成果交流活动联系表</w:delText>
        </w:r>
      </w:del>
    </w:p>
    <w:p w14:paraId="70DA0414">
      <w:pPr>
        <w:kinsoku/>
        <w:spacing w:line="314" w:lineRule="auto"/>
        <w:rPr>
          <w:del w:id="154" w:author="龙卷风" w:date="2025-01-10T14:33:22Z"/>
          <w:lang w:eastAsia="zh-CN"/>
        </w:rPr>
      </w:pPr>
    </w:p>
    <w:p w14:paraId="76DB5C76">
      <w:pPr>
        <w:pStyle w:val="3"/>
        <w:kinsoku/>
        <w:spacing w:before="120" w:line="395" w:lineRule="auto"/>
        <w:ind w:left="0" w:right="109"/>
        <w:rPr>
          <w:del w:id="155" w:author="龙卷风" w:date="2025-01-10T14:33:22Z"/>
          <w:rFonts w:hint="eastAsia"/>
          <w:sz w:val="32"/>
          <w:szCs w:val="32"/>
          <w:lang w:eastAsia="zh-CN"/>
        </w:rPr>
      </w:pPr>
      <w:del w:id="156" w:author="龙卷风" w:date="2025-01-10T14:33:22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eastAsia="zh-CN"/>
          </w:rPr>
          <w:drawing>
            <wp:anchor distT="0" distB="0" distL="0" distR="0" simplePos="0" relativeHeight="251660288" behindDoc="1" locked="0" layoutInCell="1" allowOverlap="1">
              <wp:simplePos x="0" y="0"/>
              <wp:positionH relativeFrom="column">
                <wp:posOffset>67945</wp:posOffset>
              </wp:positionH>
              <wp:positionV relativeFrom="paragraph">
                <wp:posOffset>4790440</wp:posOffset>
              </wp:positionV>
              <wp:extent cx="6350" cy="396240"/>
              <wp:effectExtent l="0" t="0" r="0" b="0"/>
              <wp:wrapNone/>
              <wp:docPr id="2" name="IM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 2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396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158" w:author="龙卷风" w:date="2025-01-10T14:33:22Z">
        <w:r>
          <w:rPr>
            <w:rFonts w:hint="eastAsia" w:ascii="方正仿宋_GB2312" w:hAnsi="方正仿宋_GB2312" w:eastAsia="方正仿宋_GB2312" w:cs="方正仿宋_GB2312"/>
            <w:spacing w:val="-11"/>
            <w:sz w:val="32"/>
            <w:szCs w:val="32"/>
            <w:lang w:eastAsia="zh-CN"/>
          </w:rPr>
          <w:delText>省、区、市:</w:delText>
        </w:r>
      </w:del>
      <w:del w:id="159" w:author="龙卷风" w:date="2025-01-10T14:33:22Z">
        <w:r>
          <w:rPr>
            <w:rFonts w:hint="eastAsia" w:ascii="方正仿宋_GB2312" w:hAnsi="方正仿宋_GB2312" w:eastAsia="方正仿宋_GB2312" w:cs="方正仿宋_GB2312"/>
            <w:spacing w:val="-77"/>
            <w:sz w:val="32"/>
            <w:szCs w:val="32"/>
            <w:lang w:eastAsia="zh-CN"/>
          </w:rPr>
          <w:delText xml:space="preserve"> </w:delText>
        </w:r>
      </w:del>
      <w:del w:id="160" w:author="龙卷风" w:date="2025-01-10T14:33:22Z">
        <w:r>
          <w:rPr>
            <w:rFonts w:hint="eastAsia" w:ascii="方正仿宋_GB2312" w:hAnsi="方正仿宋_GB2312" w:eastAsia="方正仿宋_GB2312" w:cs="方正仿宋_GB2312"/>
            <w:spacing w:val="1"/>
            <w:sz w:val="32"/>
            <w:szCs w:val="32"/>
            <w:u w:val="single"/>
            <w:lang w:eastAsia="zh-CN"/>
          </w:rPr>
          <w:delText xml:space="preserve">            </w:delText>
        </w:r>
      </w:del>
      <w:del w:id="161" w:author="龙卷风" w:date="2025-01-10T14:33:22Z">
        <w:r>
          <w:rPr>
            <w:rFonts w:hint="eastAsia" w:ascii="方正仿宋_GB2312" w:hAnsi="方正仿宋_GB2312" w:eastAsia="方正仿宋_GB2312" w:cs="方正仿宋_GB2312"/>
            <w:spacing w:val="1"/>
            <w:sz w:val="32"/>
            <w:szCs w:val="32"/>
            <w:u w:val="none"/>
            <w:lang w:eastAsia="zh-CN"/>
          </w:rPr>
          <w:delText>推荐</w:delText>
        </w:r>
      </w:del>
      <w:del w:id="162" w:author="龙卷风" w:date="2025-01-10T14:33:22Z">
        <w:r>
          <w:rPr>
            <w:rFonts w:hint="eastAsia" w:ascii="方正仿宋_GB2312" w:hAnsi="方正仿宋_GB2312" w:eastAsia="方正仿宋_GB2312" w:cs="方正仿宋_GB2312"/>
            <w:spacing w:val="-11"/>
            <w:sz w:val="32"/>
            <w:szCs w:val="32"/>
            <w:lang w:eastAsia="zh-CN"/>
          </w:rPr>
          <w:delText>单位名称：</w:delText>
        </w:r>
      </w:del>
      <w:del w:id="163" w:author="龙卷风" w:date="2025-01-10T14:33:22Z">
        <w:r>
          <w:rPr>
            <w:rFonts w:hint="eastAsia" w:ascii="方正仿宋_GB2312" w:hAnsi="方正仿宋_GB2312" w:eastAsia="方正仿宋_GB2312" w:cs="方正仿宋_GB2312"/>
            <w:spacing w:val="-53"/>
            <w:sz w:val="32"/>
            <w:szCs w:val="32"/>
            <w:lang w:eastAsia="zh-CN"/>
          </w:rPr>
          <w:delText xml:space="preserve"> </w:delText>
        </w:r>
      </w:del>
      <w:del w:id="164" w:author="龙卷风" w:date="2025-01-10T14:33:22Z">
        <w:r>
          <w:rPr>
            <w:rFonts w:hint="eastAsia" w:ascii="方正仿宋_GB2312" w:hAnsi="方正仿宋_GB2312" w:eastAsia="方正仿宋_GB2312" w:cs="方正仿宋_GB2312"/>
            <w:spacing w:val="1"/>
            <w:sz w:val="32"/>
            <w:szCs w:val="32"/>
            <w:u w:val="single"/>
            <w:lang w:eastAsia="zh-CN"/>
          </w:rPr>
          <w:delText xml:space="preserve">                         </w:delText>
        </w:r>
      </w:del>
      <w:del w:id="165" w:author="龙卷风" w:date="2025-01-10T14:33:22Z">
        <w:r>
          <w:rPr>
            <w:rFonts w:hint="eastAsia" w:ascii="方正仿宋_GB2312" w:hAnsi="方正仿宋_GB2312" w:eastAsia="方正仿宋_GB2312" w:cs="方正仿宋_GB2312"/>
            <w:sz w:val="32"/>
            <w:szCs w:val="32"/>
            <w:u w:val="single"/>
            <w:lang w:eastAsia="zh-CN"/>
          </w:rPr>
          <w:delText xml:space="preserve">   </w:delText>
        </w:r>
      </w:del>
      <w:del w:id="166" w:author="龙卷风" w:date="2025-01-10T14:33:22Z">
        <w:r>
          <w:rPr>
            <w:rFonts w:hint="eastAsia" w:ascii="方正仿宋_GB2312" w:hAnsi="方正仿宋_GB2312" w:eastAsia="方正仿宋_GB2312" w:cs="方正仿宋_GB2312"/>
            <w:spacing w:val="1"/>
            <w:sz w:val="32"/>
            <w:szCs w:val="32"/>
            <w:lang w:eastAsia="zh-CN"/>
          </w:rPr>
          <w:delText xml:space="preserve"> </w:delText>
        </w:r>
      </w:del>
      <w:del w:id="167" w:author="龙卷风" w:date="2025-01-10T14:33:22Z">
        <w:r>
          <w:rPr>
            <w:rFonts w:hint="eastAsia" w:ascii="方正仿宋_GB2312" w:hAnsi="方正仿宋_GB2312" w:eastAsia="方正仿宋_GB2312" w:cs="方正仿宋_GB2312"/>
            <w:spacing w:val="-8"/>
            <w:sz w:val="32"/>
            <w:szCs w:val="32"/>
            <w:lang w:eastAsia="zh-CN"/>
          </w:rPr>
          <w:delText>通讯地址：</w:delText>
        </w:r>
      </w:del>
      <w:del w:id="168" w:author="龙卷风" w:date="2025-01-10T14:33:22Z">
        <w:r>
          <w:rPr>
            <w:rFonts w:hint="eastAsia" w:ascii="方正仿宋_GB2312" w:hAnsi="方正仿宋_GB2312" w:eastAsia="方正仿宋_GB2312" w:cs="方正仿宋_GB2312"/>
            <w:spacing w:val="-54"/>
            <w:sz w:val="32"/>
            <w:szCs w:val="32"/>
            <w:lang w:eastAsia="zh-CN"/>
          </w:rPr>
          <w:delText xml:space="preserve"> </w:delText>
        </w:r>
      </w:del>
      <w:del w:id="169" w:author="龙卷风" w:date="2025-01-10T14:33:22Z">
        <w:r>
          <w:rPr>
            <w:rFonts w:hint="eastAsia" w:ascii="方正仿宋_GB2312" w:hAnsi="方正仿宋_GB2312" w:eastAsia="方正仿宋_GB2312" w:cs="方正仿宋_GB2312"/>
            <w:sz w:val="32"/>
            <w:szCs w:val="32"/>
            <w:u w:val="single"/>
            <w:lang w:eastAsia="zh-CN"/>
          </w:rPr>
          <w:delText xml:space="preserve">                                                  </w:delText>
        </w:r>
      </w:del>
      <w:del w:id="170" w:author="龙卷风" w:date="2025-01-10T14:33:22Z">
        <w:r>
          <w:rPr>
            <w:sz w:val="32"/>
            <w:szCs w:val="32"/>
            <w:u w:val="single"/>
            <w:lang w:eastAsia="zh-CN"/>
          </w:rPr>
          <w:delText xml:space="preserve">                              </w:delText>
        </w:r>
      </w:del>
    </w:p>
    <w:p w14:paraId="58771BF8">
      <w:pPr>
        <w:kinsoku/>
        <w:spacing w:before="10"/>
        <w:rPr>
          <w:del w:id="171" w:author="龙卷风" w:date="2025-01-10T14:33:22Z"/>
          <w:sz w:val="32"/>
          <w:szCs w:val="32"/>
          <w:lang w:eastAsia="zh-CN"/>
        </w:rPr>
      </w:pPr>
    </w:p>
    <w:p w14:paraId="6C78D1BB">
      <w:pPr>
        <w:kinsoku/>
        <w:spacing w:before="10"/>
        <w:rPr>
          <w:del w:id="172" w:author="龙卷风" w:date="2025-01-10T14:33:22Z"/>
          <w:sz w:val="32"/>
          <w:szCs w:val="32"/>
          <w:lang w:eastAsia="zh-CN"/>
        </w:rPr>
      </w:pPr>
    </w:p>
    <w:tbl>
      <w:tblPr>
        <w:tblStyle w:val="14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1522"/>
        <w:gridCol w:w="1642"/>
        <w:gridCol w:w="1464"/>
        <w:gridCol w:w="1217"/>
        <w:gridCol w:w="1345"/>
      </w:tblGrid>
      <w:tr w14:paraId="384C1B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1" w:hRule="atLeast"/>
          <w:del w:id="173" w:author="龙卷风" w:date="2025-01-10T14:33:22Z"/>
        </w:trPr>
        <w:tc>
          <w:tcPr>
            <w:tcW w:w="1333" w:type="dxa"/>
          </w:tcPr>
          <w:p w14:paraId="7212EE90">
            <w:pPr>
              <w:pStyle w:val="13"/>
              <w:kinsoku/>
              <w:rPr>
                <w:del w:id="174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  <w:lang w:eastAsia="zh-CN"/>
              </w:rPr>
            </w:pPr>
          </w:p>
        </w:tc>
        <w:tc>
          <w:tcPr>
            <w:tcW w:w="1522" w:type="dxa"/>
          </w:tcPr>
          <w:p w14:paraId="5B56FF6D">
            <w:pPr>
              <w:pStyle w:val="13"/>
              <w:kinsoku/>
              <w:spacing w:line="250" w:lineRule="auto"/>
              <w:rPr>
                <w:del w:id="175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  <w:lang w:eastAsia="zh-CN"/>
              </w:rPr>
            </w:pPr>
          </w:p>
          <w:p w14:paraId="3391CED7">
            <w:pPr>
              <w:kinsoku/>
              <w:spacing w:before="121" w:line="180" w:lineRule="auto"/>
              <w:ind w:left="481"/>
              <w:rPr>
                <w:del w:id="176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  <w:del w:id="177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2"/>
                  <w:sz w:val="32"/>
                  <w:szCs w:val="32"/>
                </w:rPr>
                <w:delText>姓名</w:delText>
              </w:r>
            </w:del>
          </w:p>
        </w:tc>
        <w:tc>
          <w:tcPr>
            <w:tcW w:w="1642" w:type="dxa"/>
          </w:tcPr>
          <w:p w14:paraId="7BB8EA90">
            <w:pPr>
              <w:pStyle w:val="13"/>
              <w:kinsoku/>
              <w:spacing w:line="249" w:lineRule="auto"/>
              <w:rPr>
                <w:del w:id="178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  <w:p w14:paraId="000B9C10">
            <w:pPr>
              <w:kinsoku/>
              <w:spacing w:before="120" w:line="181" w:lineRule="auto"/>
              <w:ind w:left="273"/>
              <w:rPr>
                <w:del w:id="179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  <w:del w:id="180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4"/>
                  <w:sz w:val="32"/>
                  <w:szCs w:val="32"/>
                </w:rPr>
                <w:delText>单位处室</w:delText>
              </w:r>
            </w:del>
          </w:p>
        </w:tc>
        <w:tc>
          <w:tcPr>
            <w:tcW w:w="1464" w:type="dxa"/>
          </w:tcPr>
          <w:p w14:paraId="586ECE21">
            <w:pPr>
              <w:pStyle w:val="13"/>
              <w:kinsoku/>
              <w:spacing w:line="249" w:lineRule="auto"/>
              <w:rPr>
                <w:del w:id="181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  <w:p w14:paraId="2DE6AA4C">
            <w:pPr>
              <w:kinsoku/>
              <w:spacing w:before="120" w:line="181" w:lineRule="auto"/>
              <w:ind w:left="458"/>
              <w:rPr>
                <w:del w:id="182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  <w:del w:id="183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4"/>
                  <w:sz w:val="32"/>
                  <w:szCs w:val="32"/>
                </w:rPr>
                <w:delText>职务</w:delText>
              </w:r>
            </w:del>
          </w:p>
        </w:tc>
        <w:tc>
          <w:tcPr>
            <w:tcW w:w="1217" w:type="dxa"/>
          </w:tcPr>
          <w:p w14:paraId="051FF2B7">
            <w:pPr>
              <w:pStyle w:val="13"/>
              <w:kinsoku/>
              <w:spacing w:line="251" w:lineRule="auto"/>
              <w:rPr>
                <w:del w:id="184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  <w:p w14:paraId="35AF066F">
            <w:pPr>
              <w:kinsoku/>
              <w:spacing w:before="120" w:line="180" w:lineRule="auto"/>
              <w:ind w:left="361"/>
              <w:rPr>
                <w:del w:id="185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  <w:del w:id="186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9"/>
                  <w:w w:val="97"/>
                  <w:sz w:val="32"/>
                  <w:szCs w:val="32"/>
                </w:rPr>
                <w:delText>电话</w:delText>
              </w:r>
            </w:del>
          </w:p>
        </w:tc>
        <w:tc>
          <w:tcPr>
            <w:tcW w:w="1345" w:type="dxa"/>
          </w:tcPr>
          <w:p w14:paraId="1696B3C2">
            <w:pPr>
              <w:pStyle w:val="13"/>
              <w:kinsoku/>
              <w:spacing w:line="251" w:lineRule="auto"/>
              <w:rPr>
                <w:del w:id="187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  <w:p w14:paraId="2E7ACE61">
            <w:pPr>
              <w:kinsoku/>
              <w:spacing w:before="120" w:line="181" w:lineRule="auto"/>
              <w:ind w:left="416"/>
              <w:rPr>
                <w:del w:id="188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  <w:del w:id="189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14"/>
                  <w:sz w:val="32"/>
                  <w:szCs w:val="32"/>
                </w:rPr>
                <w:delText>邮箱</w:delText>
              </w:r>
            </w:del>
          </w:p>
        </w:tc>
      </w:tr>
      <w:tr w14:paraId="4FDDC5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5" w:hRule="atLeast"/>
          <w:del w:id="190" w:author="龙卷风" w:date="2025-01-10T14:33:22Z"/>
        </w:trPr>
        <w:tc>
          <w:tcPr>
            <w:tcW w:w="1333" w:type="dxa"/>
          </w:tcPr>
          <w:p w14:paraId="5AD57860">
            <w:pPr>
              <w:pStyle w:val="13"/>
              <w:kinsoku/>
              <w:spacing w:line="246" w:lineRule="auto"/>
              <w:rPr>
                <w:del w:id="191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  <w:p w14:paraId="4A77D038">
            <w:pPr>
              <w:kinsoku/>
              <w:spacing w:before="120" w:line="314" w:lineRule="auto"/>
              <w:ind w:left="0" w:right="243" w:firstLine="0"/>
              <w:rPr>
                <w:del w:id="192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  <w:del w:id="193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7"/>
                  <w:sz w:val="32"/>
                  <w:szCs w:val="32"/>
                </w:rPr>
                <w:delText>活动</w:delText>
              </w:r>
            </w:del>
            <w:del w:id="194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z w:val="32"/>
                  <w:szCs w:val="32"/>
                </w:rPr>
                <w:delText xml:space="preserve">  </w:delText>
              </w:r>
            </w:del>
            <w:del w:id="195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6"/>
                  <w:sz w:val="32"/>
                  <w:szCs w:val="32"/>
                </w:rPr>
                <w:delText>负责人</w:delText>
              </w:r>
            </w:del>
          </w:p>
        </w:tc>
        <w:tc>
          <w:tcPr>
            <w:tcW w:w="1522" w:type="dxa"/>
          </w:tcPr>
          <w:p w14:paraId="717BC9E9">
            <w:pPr>
              <w:pStyle w:val="13"/>
              <w:kinsoku/>
              <w:rPr>
                <w:del w:id="196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642" w:type="dxa"/>
          </w:tcPr>
          <w:p w14:paraId="34FDDA1E">
            <w:pPr>
              <w:pStyle w:val="13"/>
              <w:kinsoku/>
              <w:rPr>
                <w:del w:id="197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464" w:type="dxa"/>
          </w:tcPr>
          <w:p w14:paraId="09A58F16">
            <w:pPr>
              <w:pStyle w:val="13"/>
              <w:kinsoku/>
              <w:rPr>
                <w:del w:id="198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217" w:type="dxa"/>
          </w:tcPr>
          <w:p w14:paraId="2F6EFED5">
            <w:pPr>
              <w:pStyle w:val="13"/>
              <w:kinsoku/>
              <w:rPr>
                <w:del w:id="199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345" w:type="dxa"/>
          </w:tcPr>
          <w:p w14:paraId="503301ED">
            <w:pPr>
              <w:pStyle w:val="13"/>
              <w:kinsoku/>
              <w:rPr>
                <w:del w:id="200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</w:tr>
      <w:tr w14:paraId="24A504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6" w:hRule="atLeast"/>
          <w:del w:id="201" w:author="龙卷风" w:date="2025-01-10T14:33:22Z"/>
        </w:trPr>
        <w:tc>
          <w:tcPr>
            <w:tcW w:w="1333" w:type="dxa"/>
          </w:tcPr>
          <w:p w14:paraId="09DD6967">
            <w:pPr>
              <w:pStyle w:val="13"/>
              <w:kinsoku/>
              <w:spacing w:line="247" w:lineRule="auto"/>
              <w:rPr>
                <w:del w:id="202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  <w:p w14:paraId="0E215A8E">
            <w:pPr>
              <w:kinsoku/>
              <w:spacing w:before="120" w:line="314" w:lineRule="auto"/>
              <w:ind w:left="0" w:right="243" w:firstLine="0"/>
              <w:rPr>
                <w:del w:id="203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  <w:del w:id="204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7"/>
                  <w:sz w:val="32"/>
                  <w:szCs w:val="32"/>
                </w:rPr>
                <w:delText>活动</w:delText>
              </w:r>
            </w:del>
            <w:del w:id="205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z w:val="32"/>
                  <w:szCs w:val="32"/>
                </w:rPr>
                <w:delText xml:space="preserve">  </w:delText>
              </w:r>
            </w:del>
            <w:del w:id="206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3"/>
                  <w:sz w:val="32"/>
                  <w:szCs w:val="32"/>
                </w:rPr>
                <w:delText>联络人</w:delText>
              </w:r>
            </w:del>
          </w:p>
        </w:tc>
        <w:tc>
          <w:tcPr>
            <w:tcW w:w="1522" w:type="dxa"/>
          </w:tcPr>
          <w:p w14:paraId="309BADAA">
            <w:pPr>
              <w:pStyle w:val="13"/>
              <w:kinsoku/>
              <w:rPr>
                <w:del w:id="207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642" w:type="dxa"/>
          </w:tcPr>
          <w:p w14:paraId="5F620F73">
            <w:pPr>
              <w:pStyle w:val="13"/>
              <w:kinsoku/>
              <w:rPr>
                <w:del w:id="208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464" w:type="dxa"/>
          </w:tcPr>
          <w:p w14:paraId="4FF78D90">
            <w:pPr>
              <w:pStyle w:val="13"/>
              <w:kinsoku/>
              <w:rPr>
                <w:del w:id="209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217" w:type="dxa"/>
          </w:tcPr>
          <w:p w14:paraId="66FE9E88">
            <w:pPr>
              <w:pStyle w:val="13"/>
              <w:kinsoku/>
              <w:rPr>
                <w:del w:id="210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  <w:tc>
          <w:tcPr>
            <w:tcW w:w="1345" w:type="dxa"/>
          </w:tcPr>
          <w:p w14:paraId="5114C3B6">
            <w:pPr>
              <w:pStyle w:val="13"/>
              <w:kinsoku/>
              <w:rPr>
                <w:del w:id="211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</w:rPr>
            </w:pPr>
          </w:p>
        </w:tc>
      </w:tr>
      <w:tr w14:paraId="519AB7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4" w:hRule="atLeast"/>
          <w:del w:id="212" w:author="龙卷风" w:date="2025-01-10T14:33:22Z"/>
        </w:trPr>
        <w:tc>
          <w:tcPr>
            <w:tcW w:w="8523" w:type="dxa"/>
            <w:gridSpan w:val="6"/>
          </w:tcPr>
          <w:p w14:paraId="6999F00B">
            <w:pPr>
              <w:pStyle w:val="13"/>
              <w:kinsoku/>
              <w:spacing w:before="196" w:line="624" w:lineRule="exact"/>
              <w:ind w:left="119"/>
              <w:rPr>
                <w:del w:id="213" w:author="龙卷风" w:date="2025-01-10T14:33:22Z"/>
                <w:rFonts w:hint="eastAsia" w:ascii="方正仿宋_GB2312" w:hAnsi="方正仿宋_GB2312" w:eastAsia="方正仿宋_GB2312" w:cs="方正仿宋_GB2312"/>
                <w:sz w:val="32"/>
                <w:szCs w:val="32"/>
                <w:lang w:eastAsia="zh-CN"/>
              </w:rPr>
            </w:pPr>
            <w:del w:id="214" w:author="龙卷风" w:date="2025-01-10T14:33:22Z">
              <w:r>
                <w:rPr>
                  <w:rFonts w:hint="eastAsia" w:ascii="仿宋_GB2312" w:hAnsi="仿宋_GB2312" w:eastAsia="仿宋_GB2312" w:cs="仿宋_GB2312"/>
                  <w:spacing w:val="-5"/>
                  <w:position w:val="10"/>
                  <w:sz w:val="30"/>
                  <w:szCs w:val="30"/>
                  <w:lang w:eastAsia="zh-CN"/>
                </w:rPr>
                <w:delText>注：</w:delText>
              </w:r>
            </w:del>
            <w:del w:id="215" w:author="龙卷风" w:date="2025-01-10T14:33:22Z">
              <w:r>
                <w:rPr>
                  <w:rFonts w:hint="eastAsia" w:ascii="仿宋_GB2312" w:hAnsi="仿宋_GB2312" w:eastAsia="仿宋_GB2312" w:cs="仿宋_GB2312"/>
                  <w:spacing w:val="-37"/>
                  <w:position w:val="10"/>
                  <w:sz w:val="30"/>
                  <w:szCs w:val="30"/>
                  <w:lang w:eastAsia="zh-CN"/>
                </w:rPr>
                <w:delText xml:space="preserve"> </w:delText>
              </w:r>
            </w:del>
            <w:del w:id="216" w:author="龙卷风" w:date="2025-01-10T14:33:22Z">
              <w:r>
                <w:rPr>
                  <w:rFonts w:hint="eastAsia" w:ascii="仿宋_GB2312" w:hAnsi="仿宋_GB2312" w:eastAsia="仿宋_GB2312" w:cs="仿宋_GB2312"/>
                  <w:spacing w:val="-5"/>
                  <w:position w:val="10"/>
                  <w:sz w:val="30"/>
                  <w:szCs w:val="30"/>
                  <w:lang w:eastAsia="zh-CN"/>
                </w:rPr>
                <w:delText>请于2024年12月25日前将此表发至邮箱：</w:delText>
              </w:r>
            </w:del>
            <w:del w:id="217" w:author="龙卷风" w:date="2025-01-10T14:33:22Z">
              <w:r>
                <w:rPr>
                  <w:rFonts w:hint="eastAsia" w:ascii="仿宋_GB2312" w:hAnsi="仿宋_GB2312" w:eastAsia="仿宋_GB2312" w:cs="仿宋_GB2312"/>
                  <w:sz w:val="30"/>
                  <w:szCs w:val="30"/>
                </w:rPr>
                <w:fldChar w:fldCharType="begin"/>
              </w:r>
            </w:del>
            <w:del w:id="218" w:author="龙卷风" w:date="2025-01-10T14:33:22Z">
              <w:r>
                <w:rPr>
                  <w:rFonts w:hint="eastAsia" w:ascii="仿宋_GB2312" w:hAnsi="仿宋_GB2312" w:eastAsia="仿宋_GB2312" w:cs="仿宋_GB2312"/>
                  <w:sz w:val="30"/>
                  <w:szCs w:val="30"/>
                </w:rPr>
                <w:delInstrText xml:space="preserve"> HYPERLINK "mailto:csjyzb2018@126.com" </w:delInstrText>
              </w:r>
            </w:del>
            <w:del w:id="219" w:author="龙卷风" w:date="2025-01-10T14:33:22Z">
              <w:r>
                <w:rPr>
                  <w:rFonts w:hint="eastAsia" w:ascii="仿宋_GB2312" w:hAnsi="仿宋_GB2312" w:eastAsia="仿宋_GB2312" w:cs="仿宋_GB2312"/>
                  <w:sz w:val="30"/>
                  <w:szCs w:val="30"/>
                </w:rPr>
                <w:fldChar w:fldCharType="separate"/>
              </w:r>
            </w:del>
            <w:del w:id="220" w:author="龙卷风" w:date="2025-01-10T14:33:22Z">
              <w:r>
                <w:rPr>
                  <w:rFonts w:hint="eastAsia" w:ascii="仿宋_GB2312" w:hAnsi="仿宋_GB2312" w:eastAsia="仿宋_GB2312" w:cs="仿宋_GB2312"/>
                  <w:spacing w:val="-5"/>
                  <w:position w:val="10"/>
                  <w:sz w:val="30"/>
                  <w:szCs w:val="30"/>
                  <w:lang w:eastAsia="zh-CN"/>
                </w:rPr>
                <w:delText>csjyzb2018@126.com</w:delText>
              </w:r>
            </w:del>
            <w:del w:id="221" w:author="龙卷风" w:date="2025-01-10T14:33:22Z">
              <w:r>
                <w:rPr>
                  <w:rFonts w:hint="eastAsia" w:ascii="仿宋_GB2312" w:hAnsi="仿宋_GB2312" w:eastAsia="仿宋_GB2312" w:cs="仿宋_GB2312"/>
                  <w:spacing w:val="-5"/>
                  <w:position w:val="10"/>
                  <w:sz w:val="30"/>
                  <w:szCs w:val="30"/>
                  <w:lang w:eastAsia="zh-CN"/>
                </w:rPr>
                <w:fldChar w:fldCharType="end"/>
              </w:r>
            </w:del>
            <w:del w:id="222" w:author="龙卷风" w:date="2025-01-10T14:33:22Z">
              <w:r>
                <w:rPr>
                  <w:rFonts w:hint="eastAsia" w:ascii="方正仿宋_GB2312" w:hAnsi="方正仿宋_GB2312" w:eastAsia="方正仿宋_GB2312" w:cs="方正仿宋_GB2312"/>
                  <w:spacing w:val="-5"/>
                  <w:position w:val="10"/>
                  <w:sz w:val="30"/>
                  <w:szCs w:val="30"/>
                  <w:lang w:eastAsia="zh-CN"/>
                </w:rPr>
                <w:delText>。</w:delText>
              </w:r>
            </w:del>
          </w:p>
        </w:tc>
      </w:tr>
    </w:tbl>
    <w:p w14:paraId="376F49DF">
      <w:pPr>
        <w:kinsoku/>
        <w:spacing w:line="292" w:lineRule="auto"/>
        <w:rPr>
          <w:del w:id="223" w:author="龙卷风" w:date="2025-01-10T14:33:22Z"/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</w:pPr>
    </w:p>
    <w:p w14:paraId="4371B94B">
      <w:pPr>
        <w:pStyle w:val="3"/>
        <w:rPr>
          <w:del w:id="224" w:author="龙卷风" w:date="2025-01-10T14:33:22Z"/>
          <w:rFonts w:hint="eastAsia"/>
          <w:lang w:eastAsia="zh-CN"/>
        </w:rPr>
      </w:pPr>
    </w:p>
    <w:p w14:paraId="6F4D4DC8">
      <w:pPr>
        <w:pStyle w:val="3"/>
        <w:rPr>
          <w:del w:id="225" w:author="龙卷风" w:date="2025-01-10T14:33:22Z"/>
          <w:rFonts w:hint="eastAsia"/>
          <w:lang w:eastAsia="zh-CN"/>
        </w:rPr>
      </w:pPr>
    </w:p>
    <w:p w14:paraId="4643519B">
      <w:pPr>
        <w:pStyle w:val="3"/>
        <w:rPr>
          <w:del w:id="226" w:author="龙卷风" w:date="2025-01-10T14:33:22Z"/>
          <w:rFonts w:hint="eastAsia"/>
          <w:lang w:eastAsia="zh-CN"/>
        </w:rPr>
      </w:pPr>
    </w:p>
    <w:p w14:paraId="1AA66D2F">
      <w:pPr>
        <w:pStyle w:val="3"/>
        <w:rPr>
          <w:del w:id="227" w:author="龙卷风" w:date="2025-01-10T14:33:22Z"/>
          <w:rFonts w:hint="eastAsia"/>
          <w:lang w:eastAsia="zh-CN"/>
        </w:rPr>
      </w:pPr>
    </w:p>
    <w:p w14:paraId="19207708">
      <w:pPr>
        <w:pStyle w:val="3"/>
        <w:rPr>
          <w:del w:id="228" w:author="龙卷风" w:date="2025-01-10T14:33:22Z"/>
          <w:rFonts w:hint="eastAsia"/>
          <w:lang w:eastAsia="zh-CN"/>
        </w:rPr>
      </w:pPr>
    </w:p>
    <w:p w14:paraId="798F6649">
      <w:pPr>
        <w:pStyle w:val="3"/>
        <w:spacing w:before="0" w:line="560" w:lineRule="exact"/>
        <w:ind w:left="0"/>
        <w:rPr>
          <w:del w:id="229" w:author="龙卷风" w:date="2025-01-10T14:33:22Z"/>
          <w:rFonts w:hint="eastAsia" w:ascii="仿宋_GB2312" w:hAnsi="仿宋_GB2312" w:eastAsia="仿宋_GB2312" w:cs="仿宋_GB2312"/>
          <w:spacing w:val="-8"/>
          <w:sz w:val="32"/>
          <w:szCs w:val="32"/>
          <w:lang w:eastAsia="zh-CN"/>
        </w:rPr>
      </w:pPr>
      <w:del w:id="230" w:author="龙卷风" w:date="2025-01-10T14:33:22Z">
        <w:r>
          <w:rPr>
            <w:rFonts w:hint="eastAsia" w:ascii="仿宋_GB2312" w:hAnsi="仿宋_GB2312" w:eastAsia="仿宋_GB2312" w:cs="仿宋_GB2312"/>
            <w:spacing w:val="-8"/>
            <w:sz w:val="32"/>
            <w:szCs w:val="32"/>
            <w:lang w:eastAsia="zh-CN"/>
          </w:rPr>
          <w:delText>附件2</w:delText>
        </w:r>
      </w:del>
    </w:p>
    <w:p w14:paraId="72CF2A0D">
      <w:pPr>
        <w:pStyle w:val="3"/>
        <w:spacing w:before="0" w:line="560" w:lineRule="exact"/>
        <w:ind w:left="0"/>
        <w:rPr>
          <w:del w:id="231" w:author="龙卷风" w:date="2025-01-10T14:33:22Z"/>
          <w:rFonts w:hint="eastAsia" w:ascii="仿宋_GB2312" w:hAnsi="仿宋_GB2312" w:eastAsia="仿宋_GB2312" w:cs="仿宋_GB2312"/>
          <w:spacing w:val="-8"/>
          <w:sz w:val="32"/>
          <w:szCs w:val="32"/>
          <w:lang w:eastAsia="zh-CN"/>
        </w:rPr>
      </w:pPr>
    </w:p>
    <w:p w14:paraId="6587E33D">
      <w:pPr>
        <w:pStyle w:val="3"/>
        <w:kinsoku/>
        <w:spacing w:before="0" w:line="560" w:lineRule="exact"/>
        <w:ind w:left="0"/>
        <w:jc w:val="center"/>
        <w:outlineLvl w:val="1"/>
        <w:rPr>
          <w:del w:id="232" w:author="龙卷风" w:date="2025-01-10T14:33:22Z"/>
          <w:rFonts w:hint="eastAsia" w:ascii="仿宋_GB2312" w:hAnsi="仿宋_GB2312" w:eastAsia="仿宋_GB2312" w:cs="仿宋_GB2312"/>
          <w:spacing w:val="-1"/>
          <w:sz w:val="32"/>
          <w:szCs w:val="32"/>
          <w:lang w:eastAsia="zh-CN"/>
        </w:rPr>
      </w:pPr>
      <w:del w:id="233" w:author="龙卷风" w:date="2025-01-10T14:33:22Z">
        <w:r>
          <w:rPr>
            <w:rFonts w:hint="eastAsia" w:ascii="仿宋_GB2312" w:hAnsi="仿宋_GB2312" w:eastAsia="仿宋_GB2312" w:cs="仿宋_GB2312"/>
            <w:spacing w:val="-1"/>
            <w:sz w:val="32"/>
            <w:szCs w:val="32"/>
            <w:lang w:eastAsia="zh-CN"/>
          </w:rPr>
          <w:delText>第四届书香校园阅读教育教学成果案例征集要求及提交方式</w:delText>
        </w:r>
      </w:del>
    </w:p>
    <w:p w14:paraId="673222F7">
      <w:pPr>
        <w:pStyle w:val="3"/>
        <w:kinsoku/>
        <w:spacing w:before="0" w:line="560" w:lineRule="exact"/>
        <w:ind w:left="1111"/>
        <w:jc w:val="center"/>
        <w:outlineLvl w:val="1"/>
        <w:rPr>
          <w:del w:id="234" w:author="龙卷风" w:date="2025-01-10T14:33:22Z"/>
          <w:rFonts w:hint="eastAsia" w:ascii="仿宋_GB2312" w:hAnsi="仿宋_GB2312" w:eastAsia="仿宋_GB2312" w:cs="仿宋_GB2312"/>
          <w:spacing w:val="-1"/>
          <w:sz w:val="32"/>
          <w:szCs w:val="32"/>
          <w:lang w:eastAsia="zh-CN"/>
        </w:rPr>
      </w:pPr>
    </w:p>
    <w:p w14:paraId="1392393C">
      <w:pPr>
        <w:pStyle w:val="3"/>
        <w:kinsoku/>
        <w:autoSpaceDE/>
        <w:autoSpaceDN/>
        <w:spacing w:line="560" w:lineRule="exact"/>
        <w:ind w:firstLine="596" w:firstLineChars="200"/>
        <w:rPr>
          <w:del w:id="235" w:author="龙卷风" w:date="2025-01-10T14:33:22Z"/>
          <w:rFonts w:hint="eastAsia" w:ascii="仿宋_GB2312" w:hAnsi="仿宋_GB2312" w:eastAsia="仿宋_GB2312" w:cs="仿宋_GB2312"/>
          <w:spacing w:val="-11"/>
          <w:sz w:val="32"/>
          <w:szCs w:val="32"/>
          <w:lang w:eastAsia="zh-CN"/>
        </w:rPr>
      </w:pPr>
      <w:del w:id="236" w:author="龙卷风" w:date="2025-01-10T14:33:22Z">
        <w:r>
          <w:rPr>
            <w:rFonts w:hint="eastAsia" w:ascii="仿宋_GB2312" w:hAnsi="仿宋_GB2312" w:eastAsia="仿宋_GB2312" w:cs="仿宋_GB2312"/>
            <w:spacing w:val="-11"/>
            <w:sz w:val="32"/>
            <w:szCs w:val="32"/>
            <w:lang w:eastAsia="zh-CN"/>
          </w:rPr>
          <w:delText>本届阅读教育教学成果案例征集分书香校园建设与活动、阅读指导课两类。</w:delText>
        </w:r>
      </w:del>
    </w:p>
    <w:p w14:paraId="4FB9263A">
      <w:pPr>
        <w:pStyle w:val="3"/>
        <w:numPr>
          <w:ilvl w:val="255"/>
          <w:numId w:val="0"/>
        </w:numPr>
        <w:kinsoku/>
        <w:spacing w:line="560" w:lineRule="exact"/>
        <w:ind w:firstLine="627" w:firstLineChars="200"/>
        <w:outlineLvl w:val="2"/>
        <w:rPr>
          <w:del w:id="237" w:author="龙卷风" w:date="2025-01-10T14:33:22Z"/>
          <w:rFonts w:hint="eastAsia" w:ascii="仿宋_GB2312" w:hAnsi="仿宋_GB2312" w:eastAsia="仿宋_GB2312" w:cs="仿宋_GB2312"/>
          <w:b/>
          <w:bCs/>
          <w:spacing w:val="-4"/>
          <w:sz w:val="32"/>
          <w:szCs w:val="32"/>
          <w:lang w:eastAsia="zh-CN"/>
        </w:rPr>
      </w:pPr>
      <w:del w:id="238" w:author="龙卷风" w:date="2025-01-10T14:33:22Z">
        <w:r>
          <w:rPr>
            <w:rFonts w:hint="eastAsia" w:ascii="仿宋_GB2312" w:hAnsi="仿宋_GB2312" w:eastAsia="仿宋_GB2312" w:cs="仿宋_GB2312"/>
            <w:b/>
            <w:bCs/>
            <w:spacing w:val="-4"/>
            <w:sz w:val="32"/>
            <w:szCs w:val="32"/>
            <w:lang w:eastAsia="zh-CN"/>
          </w:rPr>
          <w:delText>一、阅读指导课案例征集要求</w:delText>
        </w:r>
      </w:del>
    </w:p>
    <w:p w14:paraId="20A5B157">
      <w:pPr>
        <w:pStyle w:val="3"/>
        <w:kinsoku/>
        <w:spacing w:line="560" w:lineRule="exact"/>
        <w:ind w:firstLine="600" w:firstLineChars="200"/>
        <w:outlineLvl w:val="4"/>
        <w:rPr>
          <w:del w:id="239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240" w:author="龙卷风" w:date="2025-01-10T14:33:22Z">
        <w:r>
          <w:rPr>
            <w:rFonts w:hint="eastAsia" w:ascii="仿宋_GB2312" w:hAnsi="仿宋_GB2312" w:eastAsia="仿宋_GB2312" w:cs="仿宋_GB2312"/>
            <w:spacing w:val="-10"/>
            <w:sz w:val="32"/>
            <w:szCs w:val="32"/>
            <w:lang w:eastAsia="zh-CN"/>
          </w:rPr>
          <w:delText>1.</w:delText>
        </w:r>
      </w:del>
      <w:del w:id="241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案例分小学和中学两个学段，应真实反映一线师生日常开展阅读教育活动的教学成果。每个案例要求提交教学设计文档、ppt和教学视频三种形式。</w:delText>
        </w:r>
      </w:del>
    </w:p>
    <w:p w14:paraId="560FD31C">
      <w:pPr>
        <w:pStyle w:val="3"/>
        <w:kinsoku/>
        <w:spacing w:line="560" w:lineRule="exact"/>
        <w:ind w:left="0" w:leftChars="0" w:firstLine="640" w:firstLineChars="200"/>
        <w:outlineLvl w:val="4"/>
        <w:rPr>
          <w:del w:id="242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243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2.要求</w:delText>
        </w:r>
        <w:bookmarkStart w:id="2" w:name="_Hlk183528954"/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阅读指导课依据《教育部基础教育课程教材发展中心中小学生阅读指导目录（2020年版）》（以下简称《指导目录》）</w:delText>
        </w:r>
      </w:del>
      <w:del w:id="244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21"/>
            <w:szCs w:val="21"/>
            <w:lang w:eastAsia="zh-CN"/>
          </w:rPr>
          <w:delText>（</w:delText>
        </w:r>
      </w:del>
      <w:del w:id="245" w:author="龙卷风" w:date="2025-01-10T14:33:22Z">
        <w:r>
          <w:rPr>
            <w:rFonts w:hint="eastAsia" w:ascii="仿宋_GB2312" w:hAnsi="仿宋_GB2312" w:eastAsia="仿宋_GB2312" w:cs="仿宋_GB2312"/>
            <w:sz w:val="21"/>
            <w:szCs w:val="21"/>
          </w:rPr>
          <w:fldChar w:fldCharType="begin"/>
        </w:r>
      </w:del>
      <w:del w:id="246" w:author="龙卷风" w:date="2025-01-10T14:33:22Z">
        <w:r>
          <w:rPr>
            <w:rFonts w:hint="eastAsia" w:ascii="仿宋_GB2312" w:hAnsi="仿宋_GB2312" w:eastAsia="仿宋_GB2312" w:cs="仿宋_GB2312"/>
            <w:sz w:val="21"/>
            <w:szCs w:val="21"/>
          </w:rPr>
          <w:delInstrText xml:space="preserve"> HYPERLINK "http://www.moe.gov.cn/jyb_xwfb/gzdt_gzdt/s5987/202004/t20200422_445605.html" </w:delInstrText>
        </w:r>
      </w:del>
      <w:del w:id="247" w:author="龙卷风" w:date="2025-01-10T14:33:22Z">
        <w:r>
          <w:rPr>
            <w:rFonts w:hint="eastAsia" w:ascii="仿宋_GB2312" w:hAnsi="仿宋_GB2312" w:eastAsia="仿宋_GB2312" w:cs="仿宋_GB2312"/>
            <w:sz w:val="21"/>
            <w:szCs w:val="21"/>
          </w:rPr>
          <w:fldChar w:fldCharType="separate"/>
        </w:r>
      </w:del>
      <w:del w:id="248" w:author="龙卷风" w:date="2025-01-10T14:33:22Z">
        <w:r>
          <w:rPr>
            <w:rStyle w:val="10"/>
            <w:rFonts w:hint="eastAsia" w:ascii="仿宋_GB2312" w:hAnsi="仿宋_GB2312" w:eastAsia="仿宋_GB2312" w:cs="仿宋_GB2312"/>
            <w:snapToGrid/>
            <w:kern w:val="2"/>
            <w:sz w:val="21"/>
            <w:szCs w:val="21"/>
            <w:lang w:eastAsia="zh-CN"/>
          </w:rPr>
          <w:delText>http://www.moe.gov.cn/jyb_xwfb/gzdt_gzdt/s5987/202004/t20200422_445605.html</w:delText>
        </w:r>
      </w:del>
      <w:del w:id="249" w:author="龙卷风" w:date="2025-01-10T14:33:22Z">
        <w:r>
          <w:rPr>
            <w:rStyle w:val="11"/>
            <w:rFonts w:hint="eastAsia" w:ascii="仿宋_GB2312" w:hAnsi="仿宋_GB2312" w:eastAsia="仿宋_GB2312" w:cs="仿宋_GB2312"/>
            <w:snapToGrid/>
            <w:kern w:val="2"/>
            <w:sz w:val="21"/>
            <w:szCs w:val="21"/>
            <w:lang w:eastAsia="zh-CN"/>
          </w:rPr>
          <w:fldChar w:fldCharType="end"/>
        </w:r>
      </w:del>
      <w:del w:id="250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）选取图书来开展，《指导目录》所列人文社科、文学、自然科学和艺术四类图书，充分体现德智体美劳全面育人的目标。各地推荐阅读指导课案例时，建议人文社科类占20%、文学占40%、自然科学占20%、艺术占20%。</w:delText>
        </w:r>
        <w:bookmarkEnd w:id="2"/>
      </w:del>
    </w:p>
    <w:p w14:paraId="36B19AB1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del w:id="251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252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3.提交格式</w:delText>
        </w:r>
      </w:del>
    </w:p>
    <w:p w14:paraId="23671E51">
      <w:pPr>
        <w:widowControl w:val="0"/>
        <w:kinsoku/>
        <w:autoSpaceDE/>
        <w:autoSpaceDN/>
        <w:adjustRightInd/>
        <w:snapToGrid/>
        <w:spacing w:line="560" w:lineRule="exact"/>
        <w:ind w:firstLine="320" w:firstLineChars="100"/>
        <w:jc w:val="both"/>
        <w:textAlignment w:val="auto"/>
        <w:rPr>
          <w:del w:id="253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254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（1）教学设计：教学设计提交格式为word版；教学设计模板由参赛人员自行设计；教学设计需体现原创性，</w:delText>
        </w:r>
      </w:del>
      <w:del w:id="255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val="en-US" w:eastAsia="zh-CN"/>
          </w:rPr>
          <w:delText>不得</w:delText>
        </w:r>
      </w:del>
      <w:del w:id="256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照搬教师用书或抄袭他人作品，否则不予参评。</w:delText>
        </w:r>
      </w:del>
    </w:p>
    <w:p w14:paraId="69E5A73F">
      <w:pPr>
        <w:spacing w:line="560" w:lineRule="exact"/>
        <w:ind w:firstLine="340" w:firstLineChars="100"/>
        <w:rPr>
          <w:del w:id="257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258" w:author="龙卷风" w:date="2025-01-10T14:33:22Z">
        <w:r>
          <w:rPr>
            <w:rFonts w:hint="eastAsia" w:ascii="仿宋_GB2312" w:hAnsi="仿宋_GB2312" w:eastAsia="仿宋_GB2312" w:cs="仿宋_GB2312"/>
            <w:spacing w:val="10"/>
            <w:sz w:val="32"/>
            <w:szCs w:val="32"/>
            <w:lang w:eastAsia="zh-CN"/>
          </w:rPr>
          <w:delText>（2）教学视频：</w:delText>
        </w:r>
      </w:del>
      <w:del w:id="259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视频时长5-10分钟。片头不超过5秒，文字信息包括：图书来源（即《教育部指导书目》）、课名、年级、主讲教师等信息，采用自定义的PPT模板。</w:delText>
        </w:r>
      </w:del>
    </w:p>
    <w:p w14:paraId="0FFD6286">
      <w:pPr>
        <w:spacing w:line="560" w:lineRule="exact"/>
        <w:ind w:firstLine="640" w:firstLineChars="200"/>
        <w:rPr>
          <w:del w:id="260" w:author="龙卷风" w:date="2025-01-10T14:33:22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261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视频内容应体现阅读教学的交互性和画面的可视性，可以不出现主讲教师本人画面。视频画面的比例为16∶9，格式为MP4，大小不超过500M，分辨率不低于1920*1080P。录制环境安静无噪音，授课教师应着装得体、语言简练、书写规范、声音清晰。鼓励教师对微课视频文件进行后期编辑。</w:delText>
        </w:r>
      </w:del>
    </w:p>
    <w:p w14:paraId="266C7848">
      <w:pPr>
        <w:pStyle w:val="3"/>
        <w:kinsoku/>
        <w:spacing w:before="0" w:line="560" w:lineRule="exact"/>
        <w:ind w:firstLine="627" w:firstLineChars="200"/>
        <w:outlineLvl w:val="2"/>
        <w:rPr>
          <w:del w:id="262" w:author="龙卷风" w:date="2025-01-10T14:33:22Z"/>
          <w:rFonts w:hint="eastAsia" w:ascii="仿宋_GB2312" w:hAnsi="仿宋_GB2312" w:eastAsia="仿宋_GB2312" w:cs="仿宋_GB2312"/>
          <w:b/>
          <w:bCs/>
          <w:spacing w:val="-10"/>
          <w:sz w:val="32"/>
          <w:szCs w:val="32"/>
          <w:highlight w:val="yellow"/>
          <w:lang w:eastAsia="zh-CN"/>
        </w:rPr>
      </w:pPr>
      <w:del w:id="263" w:author="龙卷风" w:date="2025-01-10T14:33:22Z">
        <w:r>
          <w:rPr>
            <w:rFonts w:hint="eastAsia" w:ascii="仿宋_GB2312" w:hAnsi="仿宋_GB2312" w:eastAsia="仿宋_GB2312" w:cs="仿宋_GB2312"/>
            <w:b/>
            <w:bCs/>
            <w:spacing w:val="-4"/>
            <w:sz w:val="32"/>
            <w:szCs w:val="32"/>
            <w:lang w:eastAsia="zh-CN"/>
          </w:rPr>
          <w:delText>二、书香校园建设与活动</w:delText>
        </w:r>
      </w:del>
      <w:del w:id="264" w:author="龙卷风" w:date="2025-01-10T14:33:22Z">
        <w:r>
          <w:rPr>
            <w:rFonts w:hint="eastAsia" w:ascii="仿宋_GB2312" w:hAnsi="仿宋_GB2312" w:eastAsia="仿宋_GB2312" w:cs="仿宋_GB2312"/>
            <w:b/>
            <w:bCs/>
            <w:spacing w:val="-4"/>
            <w:sz w:val="32"/>
            <w:szCs w:val="32"/>
            <w:lang w:eastAsia="zh-CN" w:bidi="ar"/>
          </w:rPr>
          <w:delText>案例征集要求</w:delText>
        </w:r>
      </w:del>
    </w:p>
    <w:p w14:paraId="03652FC6">
      <w:pPr>
        <w:pStyle w:val="3"/>
        <w:kinsoku/>
        <w:autoSpaceDE/>
        <w:autoSpaceDN/>
        <w:spacing w:line="560" w:lineRule="exact"/>
        <w:ind w:firstLine="640" w:firstLineChars="200"/>
        <w:jc w:val="both"/>
        <w:rPr>
          <w:del w:id="265" w:author="龙卷风" w:date="2025-01-10T14:33:22Z"/>
          <w:rFonts w:hint="eastAsia" w:ascii="仿宋_GB2312" w:hAnsi="仿宋_GB2312" w:eastAsia="仿宋_GB2312" w:cs="仿宋_GB2312"/>
          <w:spacing w:val="12"/>
          <w:sz w:val="32"/>
          <w:szCs w:val="32"/>
          <w:lang w:eastAsia="zh-CN"/>
        </w:rPr>
      </w:pPr>
      <w:del w:id="266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案例要充分体现书香校园建设总体布局规划，以数字化书香校园建设为重点，以校园读书活动驱动书香校园建设应用为原则。</w:delText>
        </w:r>
      </w:del>
      <w:del w:id="267" w:author="龙卷风" w:date="2025-01-10T14:33:22Z">
        <w:r>
          <w:rPr>
            <w:rFonts w:hint="eastAsia" w:ascii="仿宋_GB2312" w:hAnsi="仿宋_GB2312" w:eastAsia="仿宋_GB2312" w:cs="仿宋_GB2312"/>
            <w:spacing w:val="12"/>
            <w:sz w:val="32"/>
            <w:szCs w:val="32"/>
            <w:lang w:eastAsia="zh-CN"/>
          </w:rPr>
          <w:delText xml:space="preserve"> </w:delText>
        </w:r>
      </w:del>
    </w:p>
    <w:p w14:paraId="69006EC6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del w:id="268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269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1.书香校园建设与活动案例由Word文档、PPT、视频（时长不超过10分钟，MP4 格式，大小不超过500MB，</w:delText>
        </w:r>
      </w:del>
      <w:del w:id="270" w:author="龙卷风" w:date="2025-01-10T14:33:2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分辨率不低于1920*1080P。</w:delText>
        </w:r>
      </w:del>
      <w:del w:id="271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）三种形式组成。其中Word文档是必须的，PPT和视频可二选一。</w:delText>
        </w:r>
      </w:del>
    </w:p>
    <w:p w14:paraId="04E36480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del w:id="272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273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2.以区域（县、市）书香校园建设与活动为主题的案例，要能突出整体规划、布局，注重实践应用，提高师生素养，区域协同发展；要构建区域书香、区域阅读的立体结构，有效推动“双减”、“课后服务”、劳动教育、德育教育、爱国主义教育等开展。</w:delText>
        </w:r>
      </w:del>
    </w:p>
    <w:p w14:paraId="6D4F580E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del w:id="274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275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 xml:space="preserve">3.以单个学校书香校园建设与活动为主题的案例，要能注重书香氛围、文化环境、图书馆功能提升，推进互联网+阅读的新模式，实现常态化阅读展开的各种空间建设。要推进各阅读活动符合立德树人的核心思想，激发师生阅读兴趣，培养师生阅读习惯，满足师生日常阅读需求。 </w:delText>
        </w:r>
      </w:del>
    </w:p>
    <w:p w14:paraId="387551C9">
      <w:pPr>
        <w:pStyle w:val="3"/>
        <w:kinsoku/>
        <w:spacing w:before="0" w:line="560" w:lineRule="exact"/>
        <w:ind w:left="58" w:firstLine="627" w:firstLineChars="200"/>
        <w:outlineLvl w:val="2"/>
        <w:rPr>
          <w:del w:id="276" w:author="龙卷风" w:date="2025-01-10T14:33:22Z"/>
          <w:rFonts w:hint="default" w:ascii="仿宋_GB2312" w:hAnsi="仿宋_GB2312" w:eastAsia="仿宋_GB2312" w:cs="仿宋_GB2312"/>
          <w:b/>
          <w:bCs/>
          <w:spacing w:val="-4"/>
          <w:sz w:val="32"/>
          <w:szCs w:val="32"/>
          <w:lang w:eastAsia="zh-CN" w:bidi="ar"/>
        </w:rPr>
      </w:pPr>
      <w:del w:id="277" w:author="龙卷风" w:date="2025-01-10T14:33:22Z">
        <w:r>
          <w:rPr>
            <w:rFonts w:hint="eastAsia" w:ascii="仿宋_GB2312" w:hAnsi="仿宋_GB2312" w:eastAsia="仿宋_GB2312" w:cs="仿宋_GB2312"/>
            <w:b/>
            <w:bCs/>
            <w:spacing w:val="-4"/>
            <w:sz w:val="32"/>
            <w:szCs w:val="32"/>
            <w:lang w:eastAsia="zh-CN"/>
          </w:rPr>
          <w:delText>三、</w:delText>
        </w:r>
      </w:del>
      <w:del w:id="278" w:author="龙卷风" w:date="2025-01-10T14:33:22Z">
        <w:r>
          <w:rPr>
            <w:rFonts w:hint="eastAsia" w:ascii="仿宋_GB2312" w:hAnsi="仿宋_GB2312" w:eastAsia="仿宋_GB2312" w:cs="仿宋_GB2312"/>
            <w:b/>
            <w:bCs/>
            <w:spacing w:val="-4"/>
            <w:sz w:val="32"/>
            <w:szCs w:val="32"/>
            <w:lang w:eastAsia="zh-CN" w:bidi="ar"/>
          </w:rPr>
          <w:delText>案例提交</w:delText>
        </w:r>
      </w:del>
      <w:del w:id="279" w:author="龙卷风" w:date="2025-01-10T14:33:22Z">
        <w:r>
          <w:rPr>
            <w:rFonts w:hint="eastAsia" w:ascii="仿宋_GB2312" w:hAnsi="仿宋_GB2312" w:eastAsia="仿宋_GB2312" w:cs="仿宋_GB2312"/>
            <w:b/>
            <w:bCs/>
            <w:spacing w:val="-4"/>
            <w:sz w:val="32"/>
            <w:szCs w:val="32"/>
            <w:lang w:val="en-US" w:eastAsia="zh-CN" w:bidi="ar"/>
          </w:rPr>
          <w:delText>方式</w:delText>
        </w:r>
      </w:del>
    </w:p>
    <w:p w14:paraId="2798D645">
      <w:pPr>
        <w:widowControl w:val="0"/>
        <w:numPr>
          <w:ilvl w:val="255"/>
          <w:numId w:val="0"/>
        </w:numPr>
        <w:autoSpaceDE/>
        <w:autoSpaceDN/>
        <w:adjustRightInd/>
        <w:snapToGrid/>
        <w:spacing w:line="560" w:lineRule="exact"/>
        <w:ind w:firstLine="624" w:firstLineChars="200"/>
        <w:textAlignment w:val="auto"/>
        <w:rPr>
          <w:del w:id="280" w:author="龙卷风" w:date="2025-01-10T14:33:22Z"/>
          <w:rFonts w:hint="eastAsia" w:ascii="仿宋_GB2312" w:hAnsi="仿宋_GB2312" w:eastAsia="仿宋_GB2312" w:cs="仿宋_GB2312"/>
          <w:spacing w:val="-4"/>
          <w:sz w:val="32"/>
          <w:szCs w:val="32"/>
          <w:lang w:eastAsia="zh-CN"/>
        </w:rPr>
      </w:pPr>
      <w:del w:id="281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 w:bidi="ar"/>
          </w:rPr>
          <w:delText>案例提交网址：</w:delText>
        </w:r>
      </w:del>
      <w:del w:id="282" w:author="龙卷风" w:date="2025-01-10T14:33:23Z">
        <w:r>
          <w:rPr>
            <w:rFonts w:hint="eastAsia" w:ascii="仿宋_GB2312" w:hAnsi="仿宋_GB2312" w:eastAsia="仿宋_GB2312" w:cs="仿宋_GB2312"/>
            <w:sz w:val="32"/>
            <w:szCs w:val="32"/>
          </w:rPr>
          <w:fldChar w:fldCharType="begin"/>
        </w:r>
      </w:del>
      <w:del w:id="283" w:author="龙卷风" w:date="2025-01-10T14:33:23Z">
        <w:r>
          <w:rPr>
            <w:rFonts w:hint="eastAsia" w:ascii="仿宋_GB2312" w:hAnsi="仿宋_GB2312" w:eastAsia="仿宋_GB2312" w:cs="仿宋_GB2312"/>
            <w:sz w:val="32"/>
            <w:szCs w:val="32"/>
          </w:rPr>
          <w:delInstrText xml:space="preserve"> HYPERLINK "http://education.weichengya.net/" </w:delInstrText>
        </w:r>
      </w:del>
      <w:del w:id="284" w:author="龙卷风" w:date="2025-01-10T14:33:23Z">
        <w:r>
          <w:rPr>
            <w:rFonts w:hint="eastAsia" w:ascii="仿宋_GB2312" w:hAnsi="仿宋_GB2312" w:eastAsia="仿宋_GB2312" w:cs="仿宋_GB2312"/>
            <w:sz w:val="32"/>
            <w:szCs w:val="32"/>
          </w:rPr>
          <w:fldChar w:fldCharType="separate"/>
        </w:r>
      </w:del>
      <w:del w:id="285" w:author="龙卷风" w:date="2025-01-10T14:33:23Z">
        <w:r>
          <w:rPr>
            <w:rStyle w:val="11"/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http://education.weichengya.net/</w:delText>
        </w:r>
      </w:del>
      <w:del w:id="286" w:author="龙卷风" w:date="2025-01-10T14:33:23Z">
        <w:r>
          <w:rPr>
            <w:rStyle w:val="11"/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fldChar w:fldCharType="end"/>
        </w:r>
      </w:del>
      <w:del w:id="287" w:author="龙卷风" w:date="2025-01-10T14:33:22Z">
        <w:r>
          <w:rPr>
            <w:rFonts w:hint="eastAsia" w:ascii="仿宋_GB2312" w:hAnsi="仿宋_GB2312" w:eastAsia="仿宋_GB2312" w:cs="仿宋_GB2312"/>
            <w:spacing w:val="-4"/>
            <w:sz w:val="32"/>
            <w:szCs w:val="32"/>
            <w:lang w:eastAsia="zh-CN"/>
          </w:rPr>
          <w:delText>。</w:delText>
        </w:r>
      </w:del>
    </w:p>
    <w:p w14:paraId="47442705">
      <w:pPr>
        <w:pStyle w:val="3"/>
        <w:kinsoku/>
        <w:autoSpaceDE/>
        <w:autoSpaceDN/>
        <w:spacing w:line="560" w:lineRule="exact"/>
        <w:ind w:firstLine="314" w:firstLineChars="100"/>
        <w:jc w:val="both"/>
        <w:rPr>
          <w:del w:id="288" w:author="龙卷风" w:date="2025-01-10T14:33:22Z"/>
          <w:rFonts w:hint="eastAsia" w:ascii="仿宋_GB2312" w:hAnsi="仿宋_GB2312" w:eastAsia="仿宋_GB2312" w:cs="仿宋_GB2312"/>
          <w:b/>
          <w:bCs/>
          <w:spacing w:val="-3"/>
          <w:sz w:val="32"/>
          <w:szCs w:val="32"/>
          <w:lang w:eastAsia="zh-CN"/>
        </w:rPr>
      </w:pPr>
      <w:del w:id="289" w:author="龙卷风" w:date="2025-01-10T14:33:22Z">
        <w:r>
          <w:rPr>
            <w:rFonts w:hint="eastAsia" w:ascii="仿宋_GB2312" w:hAnsi="仿宋_GB2312" w:eastAsia="仿宋_GB2312" w:cs="仿宋_GB2312"/>
            <w:spacing w:val="-3"/>
            <w:sz w:val="32"/>
            <w:szCs w:val="32"/>
            <w:lang w:eastAsia="zh-CN"/>
          </w:rPr>
          <w:delText xml:space="preserve">  </w:delText>
        </w:r>
      </w:del>
      <w:del w:id="290" w:author="龙卷风" w:date="2025-01-10T14:33:22Z">
        <w:r>
          <w:rPr>
            <w:rFonts w:hint="eastAsia" w:ascii="仿宋_GB2312" w:hAnsi="仿宋_GB2312" w:eastAsia="仿宋_GB2312" w:cs="仿宋_GB2312"/>
            <w:b/>
            <w:bCs/>
            <w:spacing w:val="-4"/>
            <w:sz w:val="32"/>
            <w:szCs w:val="32"/>
            <w:lang w:eastAsia="zh-CN" w:bidi="ar"/>
          </w:rPr>
          <w:delText>四、注意事项</w:delText>
        </w:r>
      </w:del>
    </w:p>
    <w:p w14:paraId="6DC4F34F">
      <w:pPr>
        <w:pStyle w:val="3"/>
        <w:kinsoku/>
        <w:autoSpaceDE/>
        <w:autoSpaceDN/>
        <w:spacing w:line="560" w:lineRule="exact"/>
        <w:ind w:firstLine="640" w:firstLineChars="200"/>
        <w:jc w:val="both"/>
        <w:rPr>
          <w:del w:id="291" w:author="龙卷风" w:date="2025-01-10T14:33:22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</w:pPr>
      <w:del w:id="292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1.所提交案例均为1年内原创。严禁将前三届书香校园阅读教育教学成果交流活动案例重复提交；严禁抄袭、盗用他人作品，一经发现取消参加资格。</w:delText>
        </w:r>
      </w:del>
    </w:p>
    <w:p w14:paraId="76430D59">
      <w:pPr>
        <w:pStyle w:val="3"/>
        <w:kinsoku/>
        <w:autoSpaceDE/>
        <w:autoSpaceDN/>
        <w:spacing w:line="560" w:lineRule="exact"/>
        <w:ind w:firstLine="640" w:firstLineChars="200"/>
        <w:jc w:val="both"/>
        <w:rPr>
          <w:del w:id="293" w:author="龙卷风" w:date="2025-01-10T14:33:13Z"/>
          <w:rFonts w:hint="eastAsia" w:ascii="仿宋_GB2312" w:hAnsi="仿宋_GB2312" w:eastAsia="仿宋_GB2312" w:cs="仿宋_GB2312"/>
          <w:snapToGrid/>
          <w:color w:val="auto"/>
          <w:kern w:val="2"/>
          <w:sz w:val="32"/>
          <w:szCs w:val="32"/>
          <w:lang w:eastAsia="zh-CN"/>
        </w:rPr>
        <w:sectPr>
          <w:footerReference r:id="rId4" w:type="default"/>
          <w:pgSz w:w="11906" w:h="16839"/>
          <w:pgMar w:top="1431" w:right="1535" w:bottom="1100" w:left="1785" w:header="0" w:footer="985" w:gutter="0"/>
          <w:pgNumType w:fmt="decimal"/>
          <w:cols w:space="720" w:num="1"/>
        </w:sectPr>
      </w:pPr>
      <w:del w:id="294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val="en-US" w:eastAsia="zh-CN"/>
          </w:rPr>
          <w:delText>2</w:delText>
        </w:r>
      </w:del>
      <w:del w:id="295" w:author="龙卷风" w:date="2025-01-10T14:33:22Z">
        <w:r>
          <w:rPr>
            <w:rFonts w:hint="eastAsia" w:ascii="仿宋_GB2312" w:hAnsi="仿宋_GB2312" w:eastAsia="仿宋_GB2312" w:cs="仿宋_GB2312"/>
            <w:snapToGrid/>
            <w:color w:val="auto"/>
            <w:kern w:val="2"/>
            <w:sz w:val="32"/>
            <w:szCs w:val="32"/>
            <w:lang w:eastAsia="zh-CN"/>
          </w:rPr>
          <w:delText>.每个案例作者人数不超过3人。</w:delText>
        </w:r>
      </w:del>
    </w:p>
    <w:p w14:paraId="76430D59">
      <w:pPr>
        <w:pStyle w:val="3"/>
        <w:kinsoku/>
        <w:autoSpaceDE/>
        <w:autoSpaceDN/>
        <w:spacing w:before="0" w:line="560" w:lineRule="exact"/>
        <w:ind w:left="0" w:firstLine="0" w:firstLineChars="0"/>
        <w:jc w:val="both"/>
        <w:rPr>
          <w:del w:id="297" w:author="龙卷风" w:date="2025-01-10T14:33:24Z"/>
          <w:rFonts w:hint="eastAsia" w:ascii="仿宋_GB2312" w:hAnsi="仿宋_GB2312" w:eastAsia="仿宋_GB2312" w:cs="仿宋_GB2312"/>
          <w:sz w:val="32"/>
          <w:szCs w:val="32"/>
          <w:lang w:eastAsia="zh-CN"/>
        </w:rPr>
        <w:pPrChange w:id="296" w:author="龙卷风" w:date="2025-01-10T14:33:22Z">
          <w:pPr>
            <w:pStyle w:val="3"/>
            <w:kinsoku/>
            <w:autoSpaceDE/>
            <w:autoSpaceDN/>
            <w:spacing w:before="0" w:line="560" w:lineRule="exact"/>
            <w:ind w:left="0" w:firstLine="640" w:firstLineChars="200"/>
            <w:jc w:val="both"/>
          </w:pPr>
        </w:pPrChange>
      </w:pPr>
      <w:del w:id="298" w:author="龙卷风" w:date="2025-01-10T14:33:22Z">
        <w:r>
          <w:rPr>
            <w:rFonts w:hint="eastAsia" w:ascii="仿宋_GB2312" w:hAnsi="仿宋_GB2312" w:eastAsia="仿宋_GB2312" w:cs="仿宋_GB2312"/>
            <w:spacing w:val="-9"/>
            <w:sz w:val="32"/>
            <w:szCs w:val="32"/>
            <w:lang w:eastAsia="zh-CN"/>
          </w:rPr>
          <w:delText>附</w:delText>
        </w:r>
      </w:del>
      <w:del w:id="299" w:author="龙卷风" w:date="2025-01-10T14:33:21Z">
        <w:r>
          <w:rPr>
            <w:rFonts w:hint="eastAsia" w:ascii="仿宋_GB2312" w:hAnsi="仿宋_GB2312" w:eastAsia="仿宋_GB2312" w:cs="仿宋_GB2312"/>
            <w:spacing w:val="-9"/>
            <w:sz w:val="32"/>
            <w:szCs w:val="32"/>
            <w:lang w:eastAsia="zh-CN"/>
          </w:rPr>
          <w:delText>件</w:delText>
        </w:r>
      </w:del>
      <w:del w:id="300" w:author="龙卷风" w:date="2025-01-10T14:33:17Z">
        <w:r>
          <w:rPr>
            <w:rFonts w:hint="eastAsia" w:ascii="仿宋_GB2312" w:hAnsi="仿宋_GB2312" w:eastAsia="仿宋_GB2312" w:cs="仿宋_GB2312"/>
            <w:spacing w:val="-9"/>
            <w:sz w:val="32"/>
            <w:szCs w:val="32"/>
            <w:lang w:eastAsia="zh-CN"/>
          </w:rPr>
          <w:delText xml:space="preserve"> 3</w:delText>
        </w:r>
      </w:del>
    </w:p>
    <w:p w14:paraId="76430D59">
      <w:pPr>
        <w:pStyle w:val="3"/>
        <w:kinsoku/>
        <w:autoSpaceDE/>
        <w:autoSpaceDN/>
        <w:spacing w:line="560" w:lineRule="exact"/>
        <w:jc w:val="both"/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pPrChange w:id="301" w:author="龙卷风" w:date="2025-01-10T14:33:24Z">
          <w:pPr>
            <w:kinsoku/>
            <w:spacing w:line="311" w:lineRule="auto"/>
          </w:pPr>
        </w:pPrChange>
      </w:pPr>
    </w:p>
    <w:p w14:paraId="3A41EBBB">
      <w:pPr>
        <w:pStyle w:val="3"/>
        <w:kinsoku/>
        <w:spacing w:before="128" w:line="182" w:lineRule="auto"/>
        <w:ind w:left="1134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bookmarkStart w:id="3" w:name="_Hlk181713251"/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eastAsia="zh-CN"/>
        </w:rPr>
        <w:t>第四届书香校园阅读教育教学成果优秀案例推荐表</w:t>
      </w:r>
    </w:p>
    <w:bookmarkEnd w:id="3"/>
    <w:p w14:paraId="0DFD345C">
      <w:pPr>
        <w:kinsoku/>
        <w:spacing w:before="14"/>
        <w:rPr>
          <w:lang w:eastAsia="zh-CN"/>
        </w:rPr>
      </w:pPr>
    </w:p>
    <w:p w14:paraId="45CE7594">
      <w:pPr>
        <w:kinsoku/>
        <w:spacing w:before="14"/>
        <w:rPr>
          <w:lang w:eastAsia="zh-CN"/>
        </w:rPr>
      </w:pPr>
    </w:p>
    <w:p w14:paraId="1C818589">
      <w:pPr>
        <w:kinsoku/>
        <w:spacing w:before="14"/>
        <w:rPr>
          <w:lang w:eastAsia="zh-CN"/>
        </w:rPr>
      </w:pPr>
    </w:p>
    <w:tbl>
      <w:tblPr>
        <w:tblStyle w:val="14"/>
        <w:tblW w:w="87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1440"/>
        <w:gridCol w:w="1836"/>
        <w:gridCol w:w="1020"/>
        <w:gridCol w:w="1092"/>
        <w:gridCol w:w="1056"/>
        <w:gridCol w:w="1524"/>
      </w:tblGrid>
      <w:tr w14:paraId="096508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  <w:jc w:val="center"/>
        </w:trPr>
        <w:tc>
          <w:tcPr>
            <w:tcW w:w="792" w:type="dxa"/>
            <w:vMerge w:val="restart"/>
            <w:tcBorders>
              <w:bottom w:val="nil"/>
            </w:tcBorders>
          </w:tcPr>
          <w:p w14:paraId="2FEC9949">
            <w:pPr>
              <w:pStyle w:val="13"/>
              <w:kinsoku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  <w:p w14:paraId="6BF62650">
            <w:pPr>
              <w:pStyle w:val="13"/>
              <w:kinsoku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  <w:p w14:paraId="5D28B41C">
            <w:pPr>
              <w:kinsoku/>
              <w:spacing w:before="120" w:line="240" w:lineRule="auto"/>
              <w:ind w:left="167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省份</w:t>
            </w:r>
          </w:p>
        </w:tc>
        <w:tc>
          <w:tcPr>
            <w:tcW w:w="1440" w:type="dxa"/>
            <w:vMerge w:val="restart"/>
            <w:tcBorders>
              <w:bottom w:val="nil"/>
            </w:tcBorders>
          </w:tcPr>
          <w:p w14:paraId="0426037F">
            <w:pPr>
              <w:pStyle w:val="13"/>
              <w:kinsoku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  <w:p w14:paraId="7D92897C">
            <w:pPr>
              <w:pStyle w:val="13"/>
              <w:kinsoku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推荐单位   (省或市教育部门)</w:t>
            </w:r>
          </w:p>
        </w:tc>
        <w:tc>
          <w:tcPr>
            <w:tcW w:w="6528" w:type="dxa"/>
            <w:gridSpan w:val="5"/>
          </w:tcPr>
          <w:p w14:paraId="21425935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</w:tr>
      <w:tr w14:paraId="10C9C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792" w:type="dxa"/>
            <w:vMerge w:val="continue"/>
            <w:tcBorders>
              <w:top w:val="nil"/>
              <w:bottom w:val="nil"/>
            </w:tcBorders>
          </w:tcPr>
          <w:p w14:paraId="0400B343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440" w:type="dxa"/>
            <w:vMerge w:val="continue"/>
            <w:tcBorders>
              <w:top w:val="nil"/>
              <w:bottom w:val="nil"/>
            </w:tcBorders>
          </w:tcPr>
          <w:p w14:paraId="29E9C245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836" w:type="dxa"/>
          </w:tcPr>
          <w:p w14:paraId="07CE9C00">
            <w:pPr>
              <w:kinsoku/>
              <w:spacing w:before="275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联系人</w:t>
            </w:r>
          </w:p>
        </w:tc>
        <w:tc>
          <w:tcPr>
            <w:tcW w:w="1020" w:type="dxa"/>
          </w:tcPr>
          <w:p w14:paraId="1C4351B1">
            <w:pPr>
              <w:kinsoku/>
              <w:spacing w:before="271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职务</w:t>
            </w:r>
          </w:p>
        </w:tc>
        <w:tc>
          <w:tcPr>
            <w:tcW w:w="1092" w:type="dxa"/>
          </w:tcPr>
          <w:p w14:paraId="5DA1B4C9">
            <w:pPr>
              <w:kinsoku/>
              <w:spacing w:before="79" w:line="240" w:lineRule="auto"/>
              <w:ind w:left="255" w:right="28" w:firstLine="4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手机 号码</w:t>
            </w:r>
          </w:p>
        </w:tc>
        <w:tc>
          <w:tcPr>
            <w:tcW w:w="2580" w:type="dxa"/>
            <w:gridSpan w:val="2"/>
          </w:tcPr>
          <w:p w14:paraId="1FA179C8">
            <w:pPr>
              <w:kinsoku/>
              <w:spacing w:before="273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电子邮箱</w:t>
            </w:r>
          </w:p>
        </w:tc>
      </w:tr>
      <w:tr w14:paraId="216E4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  <w:jc w:val="center"/>
        </w:trPr>
        <w:tc>
          <w:tcPr>
            <w:tcW w:w="792" w:type="dxa"/>
            <w:vMerge w:val="continue"/>
            <w:tcBorders>
              <w:top w:val="nil"/>
            </w:tcBorders>
          </w:tcPr>
          <w:p w14:paraId="27648B68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5744DA2A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836" w:type="dxa"/>
          </w:tcPr>
          <w:p w14:paraId="07725EBE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20" w:type="dxa"/>
          </w:tcPr>
          <w:p w14:paraId="49A95E90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92" w:type="dxa"/>
          </w:tcPr>
          <w:p w14:paraId="019D955B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2580" w:type="dxa"/>
            <w:gridSpan w:val="2"/>
          </w:tcPr>
          <w:p w14:paraId="15776BC6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</w:tr>
      <w:tr w14:paraId="68CFF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  <w:jc w:val="center"/>
        </w:trPr>
        <w:tc>
          <w:tcPr>
            <w:tcW w:w="792" w:type="dxa"/>
          </w:tcPr>
          <w:p w14:paraId="1EE9A71C">
            <w:pPr>
              <w:kinsoku/>
              <w:spacing w:before="304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序号</w:t>
            </w:r>
          </w:p>
        </w:tc>
        <w:tc>
          <w:tcPr>
            <w:tcW w:w="1440" w:type="dxa"/>
          </w:tcPr>
          <w:p w14:paraId="04BCA598">
            <w:pPr>
              <w:kinsoku/>
              <w:spacing w:before="301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案例名称</w:t>
            </w:r>
          </w:p>
        </w:tc>
        <w:tc>
          <w:tcPr>
            <w:tcW w:w="1836" w:type="dxa"/>
          </w:tcPr>
          <w:p w14:paraId="54296DD4">
            <w:pPr>
              <w:kinsoku/>
              <w:spacing w:before="302" w:line="240" w:lineRule="auto"/>
              <w:ind w:right="0" w:rightChars="0"/>
              <w:jc w:val="both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市/区(县)/校</w:t>
            </w:r>
          </w:p>
        </w:tc>
        <w:tc>
          <w:tcPr>
            <w:tcW w:w="1020" w:type="dxa"/>
          </w:tcPr>
          <w:p w14:paraId="546749A6">
            <w:pPr>
              <w:kinsoku/>
              <w:spacing w:before="302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作者1</w:t>
            </w:r>
          </w:p>
        </w:tc>
        <w:tc>
          <w:tcPr>
            <w:tcW w:w="1092" w:type="dxa"/>
          </w:tcPr>
          <w:p w14:paraId="19814F8E">
            <w:pPr>
              <w:kinsoku/>
              <w:spacing w:before="302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作者2</w:t>
            </w:r>
          </w:p>
        </w:tc>
        <w:tc>
          <w:tcPr>
            <w:tcW w:w="1056" w:type="dxa"/>
          </w:tcPr>
          <w:p w14:paraId="10D5C3CB">
            <w:pPr>
              <w:kinsoku/>
              <w:spacing w:before="302" w:line="240" w:lineRule="auto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作者3</w:t>
            </w:r>
          </w:p>
        </w:tc>
        <w:tc>
          <w:tcPr>
            <w:tcW w:w="1524" w:type="dxa"/>
          </w:tcPr>
          <w:p w14:paraId="73C507FA">
            <w:pPr>
              <w:kinsoku/>
              <w:spacing w:before="141" w:line="240" w:lineRule="auto"/>
              <w:ind w:right="40"/>
              <w:jc w:val="center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主要联系人电话</w:t>
            </w:r>
          </w:p>
        </w:tc>
      </w:tr>
      <w:tr w14:paraId="153B60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  <w:jc w:val="center"/>
        </w:trPr>
        <w:tc>
          <w:tcPr>
            <w:tcW w:w="792" w:type="dxa"/>
          </w:tcPr>
          <w:p w14:paraId="0DF8FCCB">
            <w:pPr>
              <w:kinsoku/>
              <w:spacing w:before="319" w:line="240" w:lineRule="auto"/>
              <w:ind w:left="410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1</w:t>
            </w:r>
          </w:p>
        </w:tc>
        <w:tc>
          <w:tcPr>
            <w:tcW w:w="1440" w:type="dxa"/>
          </w:tcPr>
          <w:p w14:paraId="2406B2A4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836" w:type="dxa"/>
          </w:tcPr>
          <w:p w14:paraId="30000E94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20" w:type="dxa"/>
          </w:tcPr>
          <w:p w14:paraId="0D3C04CF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92" w:type="dxa"/>
          </w:tcPr>
          <w:p w14:paraId="52911FC9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56" w:type="dxa"/>
          </w:tcPr>
          <w:p w14:paraId="247D50C4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524" w:type="dxa"/>
          </w:tcPr>
          <w:p w14:paraId="76903482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</w:tr>
      <w:tr w14:paraId="3B6E6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  <w:jc w:val="center"/>
        </w:trPr>
        <w:tc>
          <w:tcPr>
            <w:tcW w:w="792" w:type="dxa"/>
          </w:tcPr>
          <w:p w14:paraId="21E2AF79">
            <w:pPr>
              <w:kinsoku/>
              <w:spacing w:before="311" w:line="240" w:lineRule="auto"/>
              <w:ind w:left="389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2</w:t>
            </w:r>
          </w:p>
        </w:tc>
        <w:tc>
          <w:tcPr>
            <w:tcW w:w="1440" w:type="dxa"/>
          </w:tcPr>
          <w:p w14:paraId="10726943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836" w:type="dxa"/>
          </w:tcPr>
          <w:p w14:paraId="103CDA94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20" w:type="dxa"/>
          </w:tcPr>
          <w:p w14:paraId="099A0BD4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92" w:type="dxa"/>
          </w:tcPr>
          <w:p w14:paraId="75C46FFF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56" w:type="dxa"/>
          </w:tcPr>
          <w:p w14:paraId="0C097B62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524" w:type="dxa"/>
          </w:tcPr>
          <w:p w14:paraId="62CF07E3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</w:tr>
      <w:tr w14:paraId="1D0D7E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  <w:jc w:val="center"/>
        </w:trPr>
        <w:tc>
          <w:tcPr>
            <w:tcW w:w="792" w:type="dxa"/>
          </w:tcPr>
          <w:p w14:paraId="16464173">
            <w:pPr>
              <w:kinsoku/>
              <w:spacing w:before="321" w:line="240" w:lineRule="auto"/>
              <w:ind w:left="389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3</w:t>
            </w:r>
          </w:p>
        </w:tc>
        <w:tc>
          <w:tcPr>
            <w:tcW w:w="1440" w:type="dxa"/>
          </w:tcPr>
          <w:p w14:paraId="20499A6B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836" w:type="dxa"/>
          </w:tcPr>
          <w:p w14:paraId="42B5B2D8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20" w:type="dxa"/>
          </w:tcPr>
          <w:p w14:paraId="4F9AD63E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92" w:type="dxa"/>
          </w:tcPr>
          <w:p w14:paraId="0219F732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56" w:type="dxa"/>
          </w:tcPr>
          <w:p w14:paraId="392CF781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524" w:type="dxa"/>
          </w:tcPr>
          <w:p w14:paraId="0D1FEE81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</w:tr>
      <w:tr w14:paraId="1D8D03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  <w:jc w:val="center"/>
        </w:trPr>
        <w:tc>
          <w:tcPr>
            <w:tcW w:w="792" w:type="dxa"/>
          </w:tcPr>
          <w:p w14:paraId="29C5E081">
            <w:pPr>
              <w:kinsoku/>
              <w:spacing w:before="312" w:line="240" w:lineRule="auto"/>
              <w:ind w:left="387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4</w:t>
            </w:r>
          </w:p>
        </w:tc>
        <w:tc>
          <w:tcPr>
            <w:tcW w:w="1440" w:type="dxa"/>
          </w:tcPr>
          <w:p w14:paraId="27427587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836" w:type="dxa"/>
          </w:tcPr>
          <w:p w14:paraId="3BA38C84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20" w:type="dxa"/>
          </w:tcPr>
          <w:p w14:paraId="0C5280F1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92" w:type="dxa"/>
          </w:tcPr>
          <w:p w14:paraId="542960FC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56" w:type="dxa"/>
          </w:tcPr>
          <w:p w14:paraId="527A8FAB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524" w:type="dxa"/>
          </w:tcPr>
          <w:p w14:paraId="42E67115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</w:tr>
      <w:tr w14:paraId="0A9E9E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jc w:val="center"/>
        </w:trPr>
        <w:tc>
          <w:tcPr>
            <w:tcW w:w="792" w:type="dxa"/>
          </w:tcPr>
          <w:p w14:paraId="45DC7802">
            <w:pPr>
              <w:kinsoku/>
              <w:spacing w:before="330" w:line="240" w:lineRule="auto"/>
              <w:ind w:left="392"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  <w:t>5</w:t>
            </w:r>
          </w:p>
        </w:tc>
        <w:tc>
          <w:tcPr>
            <w:tcW w:w="1440" w:type="dxa"/>
          </w:tcPr>
          <w:p w14:paraId="35F4C78F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836" w:type="dxa"/>
          </w:tcPr>
          <w:p w14:paraId="0A9882D5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20" w:type="dxa"/>
          </w:tcPr>
          <w:p w14:paraId="17DFDC9B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92" w:type="dxa"/>
          </w:tcPr>
          <w:p w14:paraId="021ED4C5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056" w:type="dxa"/>
          </w:tcPr>
          <w:p w14:paraId="73D52E5A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524" w:type="dxa"/>
          </w:tcPr>
          <w:p w14:paraId="54603A04">
            <w:pPr>
              <w:pStyle w:val="13"/>
              <w:kinsoku/>
              <w:rPr>
                <w:rFonts w:hint="eastAsia" w:ascii="仿宋_GB2312" w:hAnsi="仿宋_GB2312" w:eastAsia="仿宋_GB2312" w:cs="仿宋_GB2312"/>
                <w:spacing w:val="-11"/>
                <w:sz w:val="30"/>
                <w:szCs w:val="30"/>
                <w:lang w:eastAsia="zh-CN"/>
              </w:rPr>
            </w:pPr>
          </w:p>
        </w:tc>
      </w:tr>
    </w:tbl>
    <w:p w14:paraId="456D13AE">
      <w:pPr>
        <w:pStyle w:val="3"/>
        <w:numPr>
          <w:ilvl w:val="-1"/>
          <w:numId w:val="0"/>
        </w:numPr>
        <w:kinsoku/>
        <w:autoSpaceDE/>
        <w:autoSpaceDN/>
        <w:spacing w:before="0" w:line="400" w:lineRule="exact"/>
        <w:ind w:left="0" w:right="1152" w:firstLine="0"/>
        <w:rPr>
          <w:del w:id="302" w:author="龙卷风" w:date="2025-01-10T14:33:40Z"/>
          <w:rFonts w:hint="eastAsia" w:ascii="仿宋_GB2312" w:hAnsi="仿宋_GB2312" w:eastAsia="仿宋_GB2312" w:cs="仿宋_GB2312"/>
          <w:spacing w:val="-11"/>
          <w:sz w:val="21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spacing w:val="-11"/>
          <w:sz w:val="21"/>
          <w:szCs w:val="21"/>
          <w:lang w:eastAsia="zh-CN"/>
        </w:rPr>
        <w:t>注：</w:t>
      </w:r>
      <w:del w:id="303" w:author="龙卷风" w:date="2025-01-10T14:33:51Z">
        <w:bookmarkStart w:id="4" w:name="_GoBack"/>
        <w:bookmarkEnd w:id="4"/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val="en-US" w:eastAsia="zh-CN"/>
          </w:rPr>
          <w:delText>1.</w:delText>
        </w:r>
      </w:del>
      <w:del w:id="304" w:author="龙卷风" w:date="2025-01-10T14:33:39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eastAsia="zh-CN"/>
          </w:rPr>
          <w:delText>此表请于2025年2月21日前，由各省或市教育部门加盖公章后，发至</w:delText>
        </w:r>
      </w:del>
      <w:del w:id="305" w:author="龙卷风" w:date="2025-01-10T14:33:39Z">
        <w:r>
          <w:rPr>
            <w:rFonts w:hint="eastAsia" w:ascii="仿宋_GB2312" w:hAnsi="仿宋_GB2312" w:eastAsia="仿宋_GB2312" w:cs="仿宋_GB2312"/>
            <w:sz w:val="21"/>
            <w:szCs w:val="21"/>
          </w:rPr>
          <w:fldChar w:fldCharType="begin"/>
        </w:r>
      </w:del>
      <w:del w:id="306" w:author="龙卷风" w:date="2025-01-10T14:33:39Z">
        <w:r>
          <w:rPr>
            <w:rFonts w:hint="eastAsia" w:ascii="仿宋_GB2312" w:hAnsi="仿宋_GB2312" w:eastAsia="仿宋_GB2312" w:cs="仿宋_GB2312"/>
            <w:sz w:val="21"/>
            <w:szCs w:val="21"/>
          </w:rPr>
          <w:delInstrText xml:space="preserve"> HYPERLINK "mailto:csjyzb2018@126.com" </w:delInstrText>
        </w:r>
      </w:del>
      <w:del w:id="307" w:author="龙卷风" w:date="2025-01-10T14:33:39Z">
        <w:r>
          <w:rPr>
            <w:rFonts w:hint="eastAsia" w:ascii="仿宋_GB2312" w:hAnsi="仿宋_GB2312" w:eastAsia="仿宋_GB2312" w:cs="仿宋_GB2312"/>
            <w:sz w:val="21"/>
            <w:szCs w:val="21"/>
          </w:rPr>
          <w:fldChar w:fldCharType="separate"/>
        </w:r>
      </w:del>
      <w:del w:id="308" w:author="龙卷风" w:date="2025-01-10T14:33:39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eastAsia="zh-CN"/>
          </w:rPr>
          <w:delText>csjyzb2018@126.com</w:delText>
        </w:r>
      </w:del>
      <w:del w:id="309" w:author="龙卷风" w:date="2025-01-10T14:33:39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eastAsia="zh-CN"/>
          </w:rPr>
          <w:fldChar w:fldCharType="end"/>
        </w:r>
      </w:del>
      <w:del w:id="310" w:author="龙卷风" w:date="2025-01-10T14:33:39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eastAsia="zh-CN"/>
          </w:rPr>
          <w:delText>。</w:delText>
        </w:r>
      </w:del>
    </w:p>
    <w:p w14:paraId="456D13AE">
      <w:pPr>
        <w:pStyle w:val="3"/>
        <w:numPr>
          <w:ilvl w:val="-1"/>
          <w:numId w:val="0"/>
        </w:numPr>
        <w:kinsoku/>
        <w:autoSpaceDE/>
        <w:autoSpaceDN/>
        <w:spacing w:before="0" w:line="400" w:lineRule="exact"/>
        <w:ind w:left="0" w:right="1152" w:firstLine="0" w:firstLineChars="0"/>
        <w:rPr>
          <w:rFonts w:hint="eastAsia" w:ascii="仿宋_GB2312" w:hAnsi="仿宋_GB2312" w:eastAsia="仿宋_GB2312" w:cs="仿宋_GB2312"/>
          <w:spacing w:val="-11"/>
          <w:sz w:val="21"/>
          <w:szCs w:val="21"/>
          <w:lang w:eastAsia="zh-CN"/>
        </w:rPr>
        <w:pPrChange w:id="311" w:author="龙卷风" w:date="2025-01-10T14:33:40Z">
          <w:pPr>
            <w:pStyle w:val="3"/>
            <w:numPr>
              <w:ilvl w:val="-1"/>
              <w:numId w:val="0"/>
            </w:numPr>
            <w:kinsoku/>
            <w:autoSpaceDE/>
            <w:autoSpaceDN/>
            <w:spacing w:before="0" w:line="400" w:lineRule="exact"/>
            <w:ind w:left="0" w:right="1217" w:firstLine="376" w:firstLineChars="200"/>
          </w:pPr>
        </w:pPrChange>
      </w:pPr>
      <w:del w:id="312" w:author="龙卷风" w:date="2025-01-10T14:33:40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val="en-US" w:eastAsia="zh-CN"/>
          </w:rPr>
          <w:delText>2</w:delText>
        </w:r>
      </w:del>
      <w:del w:id="313" w:author="龙卷风" w:date="2025-01-10T14:33:41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val="en-US" w:eastAsia="zh-CN"/>
          </w:rPr>
          <w:delText>.</w:delText>
        </w:r>
      </w:del>
      <w:r>
        <w:rPr>
          <w:rFonts w:hint="eastAsia" w:ascii="仿宋_GB2312" w:hAnsi="仿宋_GB2312" w:eastAsia="仿宋_GB2312" w:cs="仿宋_GB2312"/>
          <w:spacing w:val="-11"/>
          <w:sz w:val="21"/>
          <w:szCs w:val="21"/>
          <w:lang w:eastAsia="zh-CN"/>
        </w:rPr>
        <w:t>每个案例署名作者不超过3人。</w:t>
      </w:r>
    </w:p>
    <w:p w14:paraId="173F26DD">
      <w:pPr>
        <w:pStyle w:val="3"/>
        <w:numPr>
          <w:ilvl w:val="-1"/>
          <w:numId w:val="0"/>
        </w:numPr>
        <w:kinsoku/>
        <w:autoSpaceDE/>
        <w:autoSpaceDN/>
        <w:spacing w:before="0" w:line="400" w:lineRule="exact"/>
        <w:ind w:left="0" w:right="1217" w:firstLine="376" w:firstLineChars="200"/>
        <w:rPr>
          <w:del w:id="314" w:author="龙卷风" w:date="2025-01-10T14:33:47Z"/>
          <w:rFonts w:hint="eastAsia" w:ascii="仿宋_GB2312" w:hAnsi="仿宋_GB2312" w:eastAsia="仿宋_GB2312" w:cs="仿宋_GB2312"/>
          <w:spacing w:val="-11"/>
          <w:sz w:val="21"/>
          <w:szCs w:val="21"/>
          <w:lang w:eastAsia="zh-CN"/>
        </w:rPr>
      </w:pPr>
      <w:del w:id="315" w:author="龙卷风" w:date="2025-01-10T14:33:47Z">
        <w:r>
          <w:rPr>
            <w:rFonts w:hint="default" w:ascii="仿宋_GB2312" w:hAnsi="仿宋_GB2312" w:eastAsia="仿宋_GB2312" w:cs="仿宋_GB2312"/>
            <w:spacing w:val="-11"/>
            <w:sz w:val="21"/>
            <w:szCs w:val="21"/>
            <w:lang w:val="en-US" w:eastAsia="zh-CN"/>
          </w:rPr>
          <w:delText>3</w:delText>
        </w:r>
      </w:del>
      <w:del w:id="316" w:author="龙卷风" w:date="2025-01-10T14:33:47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val="en-US" w:eastAsia="zh-CN"/>
          </w:rPr>
          <w:delText>.</w:delText>
        </w:r>
      </w:del>
      <w:del w:id="317" w:author="龙卷风" w:date="2025-01-10T14:33:47Z">
        <w:r>
          <w:rPr>
            <w:rFonts w:hint="eastAsia" w:ascii="仿宋_GB2312" w:hAnsi="仿宋_GB2312" w:eastAsia="仿宋_GB2312" w:cs="仿宋_GB2312"/>
            <w:spacing w:val="-11"/>
            <w:sz w:val="21"/>
            <w:szCs w:val="21"/>
            <w:lang w:eastAsia="zh-CN"/>
          </w:rPr>
          <w:delText>联系人及电话：许老师，18515144959。</w:delText>
        </w:r>
      </w:del>
    </w:p>
    <w:p w14:paraId="6CC2AC0C">
      <w:pPr>
        <w:pStyle w:val="3"/>
        <w:kinsoku/>
        <w:spacing w:before="53" w:line="220" w:lineRule="auto"/>
        <w:ind w:left="835" w:right="5694"/>
        <w:rPr>
          <w:rFonts w:hint="eastAsia" w:ascii="方正仿宋_GB2312" w:hAnsi="方正仿宋_GB2312" w:eastAsia="方正仿宋_GB2312" w:cs="方正仿宋_GB2312"/>
          <w:spacing w:val="-11"/>
          <w:lang w:eastAsia="zh-CN"/>
        </w:rPr>
      </w:pPr>
    </w:p>
    <w:p w14:paraId="034F384E">
      <w:pPr>
        <w:pStyle w:val="3"/>
        <w:kinsoku/>
        <w:spacing w:before="53" w:line="220" w:lineRule="auto"/>
        <w:ind w:left="835" w:right="5694"/>
        <w:rPr>
          <w:rFonts w:hint="eastAsia" w:ascii="方正仿宋_GB2312" w:hAnsi="方正仿宋_GB2312" w:eastAsia="方正仿宋_GB2312" w:cs="方正仿宋_GB2312"/>
          <w:spacing w:val="-11"/>
          <w:lang w:eastAsia="zh-CN"/>
        </w:rPr>
      </w:pPr>
    </w:p>
    <w:p w14:paraId="112FCA33">
      <w:pPr>
        <w:pStyle w:val="3"/>
        <w:kinsoku/>
        <w:spacing w:before="53" w:line="220" w:lineRule="auto"/>
        <w:ind w:left="835" w:right="5694"/>
        <w:rPr>
          <w:rFonts w:hint="eastAsia"/>
          <w:spacing w:val="-14"/>
          <w:lang w:eastAsia="zh-CN"/>
        </w:rPr>
      </w:pPr>
    </w:p>
    <w:p w14:paraId="716CD367">
      <w:pPr>
        <w:pStyle w:val="3"/>
        <w:kinsoku/>
        <w:spacing w:before="53" w:line="220" w:lineRule="auto"/>
        <w:ind w:left="835" w:right="5694"/>
        <w:rPr>
          <w:rFonts w:hint="eastAsia"/>
          <w:spacing w:val="-14"/>
          <w:lang w:eastAsia="zh-CN"/>
        </w:rPr>
      </w:pPr>
    </w:p>
    <w:p w14:paraId="76F71532">
      <w:pPr>
        <w:pStyle w:val="3"/>
        <w:kinsoku/>
        <w:spacing w:before="53" w:line="220" w:lineRule="auto"/>
        <w:ind w:left="835" w:right="5694"/>
        <w:rPr>
          <w:rFonts w:hint="eastAsia"/>
          <w:spacing w:val="-14"/>
          <w:lang w:eastAsia="zh-CN"/>
        </w:rPr>
      </w:pPr>
    </w:p>
    <w:p w14:paraId="015809F8">
      <w:pPr>
        <w:rPr>
          <w:rFonts w:eastAsiaTheme="minorEastAsia"/>
          <w:lang w:eastAsia="zh-CN"/>
        </w:rPr>
      </w:pPr>
    </w:p>
    <w:sectPr>
      <w:pgSz w:w="11906" w:h="16838"/>
      <w:pgMar w:top="1440" w:right="1519" w:bottom="1440" w:left="1519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790B41D2-3513-492A-9CC4-804892C2A168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6931EB85-CCCD-44B1-BB32-99425F2D0B1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F4FF74A-532D-4791-B1E7-A67F6235CF4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74F4981C-A042-4018-A6A2-B4D396A1A68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FBC98098-ABF2-4A6A-9945-7155EB3616A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6" w:fontKey="{46785BFE-1442-41B0-BA19-FEBCEA429AC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DF5606E7-7311-4328-BFCC-050EDD76E5B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8" w:fontKey="{B3BF5403-8649-4F8A-8FF8-3D13080E2957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9" w:fontKey="{0F7D77D7-7D93-4B96-B53E-1B31648AA0E0}"/>
  </w:font>
  <w:font w:name="方正小标宋简体">
    <w:altName w:val="方正舒体"/>
    <w:panose1 w:val="02010601030101010101"/>
    <w:charset w:val="86"/>
    <w:family w:val="script"/>
    <w:pitch w:val="default"/>
    <w:sig w:usb0="00000000" w:usb1="00000000" w:usb2="00000000" w:usb3="00000000" w:csb0="00040000" w:csb1="00000000"/>
    <w:embedRegular r:id="rId10" w:fontKey="{138B0D21-F85D-4794-A2AA-DA9C73040EB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1" w:fontKey="{2B472C57-9BA2-4B96-9A7B-1F7283D66BC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2" w:fontKey="{A4E8BBCA-167F-405A-BD85-EFE0B469CCCE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E2FB7">
    <w:pPr>
      <w:spacing w:line="182" w:lineRule="auto"/>
      <w:ind w:left="4627"/>
      <w:rPr>
        <w:rFonts w:ascii="Times New Roman" w:hAnsi="Times New Roman" w:eastAsia="Times New Roman" w:cs="Times New Roman"/>
        <w:sz w:val="12"/>
        <w:szCs w:val="12"/>
      </w:rPr>
    </w:pPr>
    <w:r>
      <w:rPr>
        <w:sz w:val="1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D2DA5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D2DA5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71B5C">
    <w:pPr>
      <w:spacing w:line="182" w:lineRule="auto"/>
      <w:ind w:left="4627"/>
      <w:rPr>
        <w:rFonts w:ascii="Times New Roman" w:hAnsi="Times New Roman" w:eastAsia="Times New Roman" w:cs="Times New Roman"/>
        <w:sz w:val="12"/>
        <w:szCs w:val="12"/>
      </w:rPr>
    </w:pPr>
    <w:r>
      <w:rPr>
        <w:sz w:val="1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E5FAC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E5FAC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龙卷风">
    <w15:presenceInfo w15:providerId="WPS Office" w15:userId="7518995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wZWM0ZDgyNmNlNTM3MjkzZGM4N2FiZTk3NDQ0OWMifQ=="/>
  </w:docVars>
  <w:rsids>
    <w:rsidRoot w:val="00443B14"/>
    <w:rsid w:val="00017904"/>
    <w:rsid w:val="00017CC4"/>
    <w:rsid w:val="00025859"/>
    <w:rsid w:val="00055AA0"/>
    <w:rsid w:val="000A0DAA"/>
    <w:rsid w:val="000F3B90"/>
    <w:rsid w:val="0019297C"/>
    <w:rsid w:val="00321AF8"/>
    <w:rsid w:val="00337323"/>
    <w:rsid w:val="0033764C"/>
    <w:rsid w:val="003850AE"/>
    <w:rsid w:val="00407A28"/>
    <w:rsid w:val="00443B14"/>
    <w:rsid w:val="004551D5"/>
    <w:rsid w:val="00480D43"/>
    <w:rsid w:val="004D2A20"/>
    <w:rsid w:val="00596B22"/>
    <w:rsid w:val="005F59EC"/>
    <w:rsid w:val="006A7A9B"/>
    <w:rsid w:val="006B66BC"/>
    <w:rsid w:val="00710ED6"/>
    <w:rsid w:val="00742358"/>
    <w:rsid w:val="00864678"/>
    <w:rsid w:val="008B2FCD"/>
    <w:rsid w:val="00914418"/>
    <w:rsid w:val="00931233"/>
    <w:rsid w:val="00941630"/>
    <w:rsid w:val="00964B76"/>
    <w:rsid w:val="009E2FB2"/>
    <w:rsid w:val="00A61F20"/>
    <w:rsid w:val="00B41E01"/>
    <w:rsid w:val="00B51373"/>
    <w:rsid w:val="00B85B4A"/>
    <w:rsid w:val="00C07510"/>
    <w:rsid w:val="00CB3768"/>
    <w:rsid w:val="00CF4677"/>
    <w:rsid w:val="00D26C0D"/>
    <w:rsid w:val="00D70E52"/>
    <w:rsid w:val="00D73476"/>
    <w:rsid w:val="00DE0173"/>
    <w:rsid w:val="00E001B5"/>
    <w:rsid w:val="00E20C5D"/>
    <w:rsid w:val="00E27700"/>
    <w:rsid w:val="00E54693"/>
    <w:rsid w:val="00F27CC1"/>
    <w:rsid w:val="00F83FF0"/>
    <w:rsid w:val="00F85B8D"/>
    <w:rsid w:val="00F8624A"/>
    <w:rsid w:val="00F867E1"/>
    <w:rsid w:val="00FD4836"/>
    <w:rsid w:val="06A42F8B"/>
    <w:rsid w:val="1481490C"/>
    <w:rsid w:val="167A418D"/>
    <w:rsid w:val="19AA220F"/>
    <w:rsid w:val="1D886D0B"/>
    <w:rsid w:val="1F50506D"/>
    <w:rsid w:val="2ABC4498"/>
    <w:rsid w:val="2C6F7B00"/>
    <w:rsid w:val="2C9F4C77"/>
    <w:rsid w:val="2DF50F82"/>
    <w:rsid w:val="2F121CD1"/>
    <w:rsid w:val="31215055"/>
    <w:rsid w:val="32A156DB"/>
    <w:rsid w:val="3632572F"/>
    <w:rsid w:val="370D6DF5"/>
    <w:rsid w:val="38B25842"/>
    <w:rsid w:val="4ACB701E"/>
    <w:rsid w:val="4B5146DF"/>
    <w:rsid w:val="4C230EF3"/>
    <w:rsid w:val="50563E73"/>
    <w:rsid w:val="54520EFE"/>
    <w:rsid w:val="56E542AB"/>
    <w:rsid w:val="5B28211D"/>
    <w:rsid w:val="5D4B2224"/>
    <w:rsid w:val="65CD2ADA"/>
    <w:rsid w:val="678908BD"/>
    <w:rsid w:val="68C42762"/>
    <w:rsid w:val="68E07E25"/>
    <w:rsid w:val="6A107439"/>
    <w:rsid w:val="6AF13082"/>
    <w:rsid w:val="6B2D5DC9"/>
    <w:rsid w:val="75F65323"/>
    <w:rsid w:val="78430A3F"/>
    <w:rsid w:val="7B2B139E"/>
    <w:rsid w:val="7DCD2E2F"/>
    <w:rsid w:val="7E5B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99"/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8"/>
      <w:szCs w:val="28"/>
    </w:rPr>
  </w:style>
  <w:style w:type="paragraph" w:styleId="4">
    <w:name w:val="footer"/>
    <w:basedOn w:val="1"/>
    <w:link w:val="1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7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8"/>
    <w:qFormat/>
    <w:uiPriority w:val="0"/>
    <w:rPr>
      <w:sz w:val="21"/>
      <w:szCs w:val="21"/>
    </w:rPr>
  </w:style>
  <w:style w:type="paragraph" w:customStyle="1" w:styleId="13">
    <w:name w:val="Table Text"/>
    <w:basedOn w:val="1"/>
    <w:semiHidden/>
    <w:qFormat/>
    <w:uiPriority w:val="0"/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修订1"/>
    <w:hidden/>
    <w:unhideWhenUsed/>
    <w:qFormat/>
    <w:uiPriority w:val="99"/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customStyle="1" w:styleId="16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8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8">
    <w:name w:val="页脚 字符"/>
    <w:basedOn w:val="8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9">
    <w:name w:val="批注文字 字符"/>
    <w:basedOn w:val="8"/>
    <w:link w:val="2"/>
    <w:qFormat/>
    <w:uiPriority w:val="99"/>
    <w:rPr>
      <w:rFonts w:ascii="Arial" w:hAnsi="Arial" w:eastAsia="Arial" w:cs="Arial"/>
      <w:snapToGrid w:val="0"/>
      <w:color w:val="000000"/>
      <w:sz w:val="21"/>
      <w:szCs w:val="21"/>
      <w:lang w:eastAsia="en-US"/>
    </w:rPr>
  </w:style>
  <w:style w:type="paragraph" w:styleId="20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21">
    <w:name w:val="Revision"/>
    <w:hidden/>
    <w:unhideWhenUsed/>
    <w:qFormat/>
    <w:uiPriority w:val="99"/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customStyle="1" w:styleId="22">
    <w:name w:val="NormalCharact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2336</Words>
  <Characters>2720</Characters>
  <Lines>25</Lines>
  <Paragraphs>7</Paragraphs>
  <TotalTime>14</TotalTime>
  <ScaleCrop>false</ScaleCrop>
  <LinksUpToDate>false</LinksUpToDate>
  <CharactersWithSpaces>2866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2024-11-19T09:12:00Z</dcterms:created>
  <dc:creator>19116</dc:creator>
  <cp:lastModifiedBy>龙卷风</cp:lastModifiedBy>
  <cp:lastPrinted>2024-12-12T05:05:00Z</cp:lastPrinted>
  <dcterms:modified xsi:type="dcterms:W3CDTF">2025-01-10T06:33:52Z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4C5289D157EB48A0A980287D9B3F7837_13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